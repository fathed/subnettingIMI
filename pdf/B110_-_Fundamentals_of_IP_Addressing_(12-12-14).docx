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1380" w:rsidRDefault="00CC2F16" w:rsidP="00922870">
      <w:pPr>
        <w:jc w:val="center"/>
        <w:rPr>
          <w:b/>
        </w:rPr>
      </w:pPr>
      <w:r w:rsidRPr="00CC2F16">
        <w:rPr>
          <w:b/>
        </w:rPr>
        <w:t>Fundamentals of Internet Protocol (IP) Addressing</w:t>
      </w:r>
    </w:p>
    <w:p w:rsidR="009D43DB" w:rsidRDefault="00843D38" w:rsidP="009D43DB">
      <w:pPr>
        <w:widowControl/>
        <w:jc w:val="center"/>
        <w:rPr>
          <w:bCs/>
        </w:rPr>
      </w:pPr>
      <w:r w:rsidRPr="00843D38">
        <w:rPr>
          <w:bCs/>
        </w:rPr>
        <w:t>(</w:t>
      </w:r>
      <w:r w:rsidR="00523622" w:rsidRPr="00843D38">
        <w:rPr>
          <w:bCs/>
        </w:rPr>
        <w:t>Effective Date</w:t>
      </w:r>
      <w:r w:rsidRPr="00843D38">
        <w:rPr>
          <w:bCs/>
        </w:rPr>
        <w:t>)</w:t>
      </w:r>
    </w:p>
    <w:p w:rsidR="008350CF" w:rsidRPr="009D43DB" w:rsidRDefault="008350CF" w:rsidP="009D43DB">
      <w:r w:rsidRPr="009D43DB">
        <w:tab/>
      </w:r>
    </w:p>
    <w:tbl>
      <w:tblPr>
        <w:tblW w:w="5000" w:type="pct"/>
        <w:tblLayout w:type="fixed"/>
        <w:tblCellMar>
          <w:top w:w="14" w:type="dxa"/>
          <w:left w:w="115" w:type="dxa"/>
          <w:bottom w:w="14" w:type="dxa"/>
          <w:right w:w="115" w:type="dxa"/>
        </w:tblCellMar>
        <w:tblLook w:val="0000"/>
      </w:tblPr>
      <w:tblGrid>
        <w:gridCol w:w="1727"/>
        <w:gridCol w:w="1270"/>
        <w:gridCol w:w="90"/>
        <w:gridCol w:w="178"/>
        <w:gridCol w:w="1187"/>
        <w:gridCol w:w="1467"/>
        <w:gridCol w:w="407"/>
        <w:gridCol w:w="533"/>
        <w:gridCol w:w="105"/>
        <w:gridCol w:w="719"/>
        <w:gridCol w:w="81"/>
        <w:gridCol w:w="545"/>
        <w:gridCol w:w="167"/>
        <w:gridCol w:w="98"/>
        <w:gridCol w:w="92"/>
        <w:gridCol w:w="270"/>
        <w:gridCol w:w="654"/>
        <w:tblGridChange w:id="0">
          <w:tblGrid>
            <w:gridCol w:w="7"/>
            <w:gridCol w:w="1720"/>
            <w:gridCol w:w="7"/>
            <w:gridCol w:w="1263"/>
            <w:gridCol w:w="90"/>
            <w:gridCol w:w="178"/>
            <w:gridCol w:w="1187"/>
            <w:gridCol w:w="1467"/>
            <w:gridCol w:w="407"/>
            <w:gridCol w:w="533"/>
            <w:gridCol w:w="105"/>
            <w:gridCol w:w="719"/>
            <w:gridCol w:w="81"/>
            <w:gridCol w:w="545"/>
            <w:gridCol w:w="167"/>
            <w:gridCol w:w="98"/>
            <w:gridCol w:w="92"/>
            <w:gridCol w:w="270"/>
            <w:gridCol w:w="654"/>
            <w:gridCol w:w="7"/>
          </w:tblGrid>
        </w:tblGridChange>
      </w:tblGrid>
      <w:tr w:rsidR="009D43DB" w:rsidRPr="00D8423D" w:rsidTr="00D261F5">
        <w:trPr>
          <w:trHeight w:val="144"/>
        </w:trPr>
        <w:tc>
          <w:tcPr>
            <w:tcW w:w="900" w:type="pct"/>
          </w:tcPr>
          <w:p w:rsidR="009D43DB" w:rsidRPr="00D8423D" w:rsidRDefault="009D43DB" w:rsidP="008F1FF9">
            <w:pPr>
              <w:pStyle w:val="Heading4"/>
            </w:pPr>
            <w:r w:rsidRPr="008350CF">
              <w:t>SECTION I.</w:t>
            </w:r>
          </w:p>
        </w:tc>
        <w:tc>
          <w:tcPr>
            <w:tcW w:w="4100" w:type="pct"/>
            <w:gridSpan w:val="16"/>
            <w:tcBorders>
              <w:top w:val="single" w:sz="4" w:space="0" w:color="auto"/>
            </w:tcBorders>
          </w:tcPr>
          <w:p w:rsidR="009D43DB" w:rsidRPr="00922870" w:rsidRDefault="009D43DB" w:rsidP="009D43DB">
            <w:pPr>
              <w:pStyle w:val="Heading2"/>
            </w:pPr>
            <w:r w:rsidRPr="008350CF">
              <w:t>ADMINISTRATIVE DATA</w:t>
            </w:r>
          </w:p>
        </w:tc>
      </w:tr>
      <w:tr w:rsidR="008350CF" w:rsidRPr="00D8423D" w:rsidTr="00D261F5">
        <w:trPr>
          <w:trHeight w:val="144"/>
        </w:trPr>
        <w:tc>
          <w:tcPr>
            <w:tcW w:w="900" w:type="pct"/>
            <w:vMerge w:val="restart"/>
          </w:tcPr>
          <w:p w:rsidR="00FA7DDF" w:rsidRPr="00D8423D" w:rsidRDefault="00FA7DDF" w:rsidP="008F1FF9">
            <w:pPr>
              <w:pStyle w:val="Heading4"/>
            </w:pPr>
            <w:r w:rsidRPr="00D8423D">
              <w:t>All Courses Including This Lesson</w:t>
            </w:r>
          </w:p>
        </w:tc>
        <w:tc>
          <w:tcPr>
            <w:tcW w:w="709" w:type="pct"/>
            <w:gridSpan w:val="2"/>
            <w:tcBorders>
              <w:top w:val="single" w:sz="4" w:space="0" w:color="auto"/>
            </w:tcBorders>
          </w:tcPr>
          <w:p w:rsidR="00FA7DDF" w:rsidRPr="00922870" w:rsidRDefault="00FA7DDF" w:rsidP="00F41D9A">
            <w:pPr>
              <w:pStyle w:val="NoSpacing"/>
            </w:pPr>
            <w:r w:rsidRPr="00922870">
              <w:t>Course Number</w:t>
            </w:r>
          </w:p>
        </w:tc>
        <w:tc>
          <w:tcPr>
            <w:tcW w:w="712" w:type="pct"/>
            <w:gridSpan w:val="2"/>
            <w:tcBorders>
              <w:top w:val="single" w:sz="4" w:space="0" w:color="auto"/>
            </w:tcBorders>
          </w:tcPr>
          <w:p w:rsidR="00FA7DDF" w:rsidRPr="00922870" w:rsidRDefault="00FA7DDF" w:rsidP="00F41D9A">
            <w:pPr>
              <w:pStyle w:val="NoSpacing"/>
            </w:pPr>
            <w:r w:rsidRPr="00922870">
              <w:t>Version</w:t>
            </w:r>
          </w:p>
        </w:tc>
        <w:tc>
          <w:tcPr>
            <w:tcW w:w="2679" w:type="pct"/>
            <w:gridSpan w:val="12"/>
            <w:tcBorders>
              <w:top w:val="single" w:sz="4" w:space="0" w:color="auto"/>
            </w:tcBorders>
          </w:tcPr>
          <w:p w:rsidR="00FA7DDF" w:rsidRPr="00922870" w:rsidRDefault="00FA7DDF" w:rsidP="00F41D9A">
            <w:pPr>
              <w:pStyle w:val="NoSpacing"/>
            </w:pPr>
            <w:r w:rsidRPr="00922870">
              <w:t>Course Title</w:t>
            </w:r>
          </w:p>
        </w:tc>
      </w:tr>
      <w:tr w:rsidR="00A90AB0" w:rsidRPr="00D8423D" w:rsidTr="00D261F5">
        <w:trPr>
          <w:trHeight w:val="144"/>
        </w:trPr>
        <w:tc>
          <w:tcPr>
            <w:tcW w:w="900" w:type="pct"/>
            <w:vMerge/>
          </w:tcPr>
          <w:p w:rsidR="00A90AB0" w:rsidRPr="00D8423D" w:rsidRDefault="00A90AB0" w:rsidP="008F1FF9">
            <w:pPr>
              <w:pStyle w:val="Heading4"/>
            </w:pPr>
          </w:p>
        </w:tc>
        <w:tc>
          <w:tcPr>
            <w:tcW w:w="709" w:type="pct"/>
            <w:gridSpan w:val="2"/>
          </w:tcPr>
          <w:p w:rsidR="00A90AB0" w:rsidRPr="00FA7DDF" w:rsidRDefault="00A90AB0" w:rsidP="00A90AB0">
            <w:pPr>
              <w:pStyle w:val="Tablecell"/>
              <w:framePr w:hSpace="0" w:wrap="auto" w:vAnchor="margin" w:yAlign="inline"/>
              <w:suppressOverlap w:val="0"/>
            </w:pPr>
          </w:p>
        </w:tc>
        <w:tc>
          <w:tcPr>
            <w:tcW w:w="712" w:type="pct"/>
            <w:gridSpan w:val="2"/>
          </w:tcPr>
          <w:p w:rsidR="00A90AB0" w:rsidRPr="00FA7DDF" w:rsidRDefault="00A90AB0" w:rsidP="00A90AB0">
            <w:pPr>
              <w:pStyle w:val="Tablecell"/>
              <w:framePr w:hSpace="0" w:wrap="auto" w:vAnchor="margin" w:yAlign="inline"/>
              <w:suppressOverlap w:val="0"/>
            </w:pPr>
            <w:r w:rsidRPr="00FA7DDF">
              <w:t>1.0</w:t>
            </w:r>
          </w:p>
        </w:tc>
        <w:tc>
          <w:tcPr>
            <w:tcW w:w="2679" w:type="pct"/>
            <w:gridSpan w:val="12"/>
          </w:tcPr>
          <w:p w:rsidR="00A90AB0" w:rsidRPr="00FA7DDF" w:rsidRDefault="00A90AB0" w:rsidP="00A90AB0">
            <w:pPr>
              <w:pStyle w:val="Tablecell"/>
              <w:framePr w:hSpace="0" w:wrap="auto" w:vAnchor="margin" w:yAlign="inline"/>
              <w:suppressOverlap w:val="0"/>
            </w:pPr>
            <w:r w:rsidRPr="00333B9B">
              <w:t>Signal Support Systems Specialist</w:t>
            </w:r>
            <w:r w:rsidR="008F1FF9">
              <w:t xml:space="preserve"> (25U10)</w:t>
            </w:r>
          </w:p>
        </w:tc>
      </w:tr>
      <w:tr w:rsidR="00A90AB0" w:rsidRPr="00D8423D" w:rsidTr="00D261F5">
        <w:trPr>
          <w:trHeight w:val="144"/>
        </w:trPr>
        <w:tc>
          <w:tcPr>
            <w:tcW w:w="900" w:type="pct"/>
            <w:vMerge w:val="restart"/>
          </w:tcPr>
          <w:p w:rsidR="00A90AB0" w:rsidRPr="00D8423D" w:rsidRDefault="00A90AB0" w:rsidP="008F1FF9">
            <w:pPr>
              <w:pStyle w:val="Heading4"/>
            </w:pPr>
            <w:r w:rsidRPr="00D8423D">
              <w:t>Task(s) Taught (*) or Supported</w:t>
            </w:r>
          </w:p>
        </w:tc>
        <w:tc>
          <w:tcPr>
            <w:tcW w:w="709" w:type="pct"/>
            <w:gridSpan w:val="2"/>
            <w:tcBorders>
              <w:top w:val="single" w:sz="4" w:space="0" w:color="auto"/>
            </w:tcBorders>
          </w:tcPr>
          <w:p w:rsidR="00A90AB0" w:rsidRPr="00922870" w:rsidRDefault="00A90AB0" w:rsidP="00A90AB0">
            <w:pPr>
              <w:pStyle w:val="NoSpacing"/>
            </w:pPr>
            <w:r w:rsidRPr="00922870">
              <w:t>Task Number Individual</w:t>
            </w:r>
          </w:p>
        </w:tc>
        <w:tc>
          <w:tcPr>
            <w:tcW w:w="3391" w:type="pct"/>
            <w:gridSpan w:val="14"/>
            <w:tcBorders>
              <w:top w:val="single" w:sz="4" w:space="0" w:color="auto"/>
            </w:tcBorders>
          </w:tcPr>
          <w:p w:rsidR="00A90AB0" w:rsidRPr="00922870" w:rsidRDefault="00A90AB0" w:rsidP="00A90AB0">
            <w:pPr>
              <w:pStyle w:val="NoSpacing"/>
            </w:pPr>
            <w:r w:rsidRPr="00922870">
              <w:t>Task Title</w:t>
            </w:r>
          </w:p>
        </w:tc>
      </w:tr>
      <w:tr w:rsidR="00A90AB0" w:rsidRPr="00D8423D" w:rsidTr="00D261F5">
        <w:trPr>
          <w:trHeight w:val="144"/>
        </w:trPr>
        <w:tc>
          <w:tcPr>
            <w:tcW w:w="900" w:type="pct"/>
            <w:vMerge/>
          </w:tcPr>
          <w:p w:rsidR="00A90AB0" w:rsidRPr="00D8423D" w:rsidRDefault="00A90AB0" w:rsidP="008F1FF9">
            <w:pPr>
              <w:pStyle w:val="Heading4"/>
            </w:pPr>
          </w:p>
        </w:tc>
        <w:tc>
          <w:tcPr>
            <w:tcW w:w="709" w:type="pct"/>
            <w:gridSpan w:val="2"/>
            <w:tcBorders>
              <w:top w:val="single" w:sz="4" w:space="0" w:color="auto"/>
            </w:tcBorders>
            <w:shd w:val="clear" w:color="auto" w:fill="auto"/>
          </w:tcPr>
          <w:p w:rsidR="00A90AB0" w:rsidRPr="0073622B" w:rsidRDefault="00AA76CB" w:rsidP="00911176">
            <w:pPr>
              <w:pStyle w:val="Tablecell"/>
              <w:framePr w:wrap="around"/>
            </w:pPr>
            <w:r>
              <w:t>NONE</w:t>
            </w:r>
          </w:p>
        </w:tc>
        <w:tc>
          <w:tcPr>
            <w:tcW w:w="3391" w:type="pct"/>
            <w:gridSpan w:val="14"/>
            <w:tcBorders>
              <w:top w:val="single" w:sz="4" w:space="0" w:color="auto"/>
            </w:tcBorders>
            <w:shd w:val="clear" w:color="auto" w:fill="auto"/>
          </w:tcPr>
          <w:p w:rsidR="00A90AB0" w:rsidRPr="0073622B" w:rsidRDefault="00A90AB0" w:rsidP="00911176">
            <w:pPr>
              <w:pStyle w:val="Tablecell"/>
              <w:framePr w:wrap="around"/>
            </w:pPr>
          </w:p>
        </w:tc>
      </w:tr>
      <w:tr w:rsidR="003F31DD" w:rsidRPr="00D8423D" w:rsidTr="00D261F5">
        <w:trPr>
          <w:trHeight w:val="144"/>
        </w:trPr>
        <w:tc>
          <w:tcPr>
            <w:tcW w:w="900" w:type="pct"/>
            <w:vMerge w:val="restart"/>
          </w:tcPr>
          <w:p w:rsidR="003F31DD" w:rsidRPr="00D8423D" w:rsidRDefault="003F31DD" w:rsidP="008F1FF9">
            <w:pPr>
              <w:pStyle w:val="Heading4"/>
            </w:pPr>
            <w:r w:rsidRPr="00E71B06">
              <w:t>Knowledge</w:t>
            </w:r>
          </w:p>
        </w:tc>
        <w:tc>
          <w:tcPr>
            <w:tcW w:w="709" w:type="pct"/>
            <w:gridSpan w:val="2"/>
            <w:tcBorders>
              <w:top w:val="single" w:sz="4" w:space="0" w:color="auto"/>
            </w:tcBorders>
          </w:tcPr>
          <w:p w:rsidR="003F31DD" w:rsidRPr="00D8423D" w:rsidRDefault="003F31DD" w:rsidP="00A90AB0">
            <w:pPr>
              <w:pStyle w:val="NoSpacing"/>
            </w:pPr>
            <w:r>
              <w:t>Knowledge Id</w:t>
            </w:r>
          </w:p>
        </w:tc>
        <w:tc>
          <w:tcPr>
            <w:tcW w:w="2438" w:type="pct"/>
            <w:gridSpan w:val="8"/>
            <w:tcBorders>
              <w:top w:val="single" w:sz="4" w:space="0" w:color="auto"/>
            </w:tcBorders>
          </w:tcPr>
          <w:p w:rsidR="003F31DD" w:rsidRDefault="003F31DD" w:rsidP="00A90AB0">
            <w:pPr>
              <w:pStyle w:val="NoSpacing"/>
              <w:rPr>
                <w:highlight w:val="yellow"/>
              </w:rPr>
            </w:pPr>
            <w:r w:rsidRPr="00E71B06">
              <w:t>Title</w:t>
            </w:r>
          </w:p>
        </w:tc>
        <w:tc>
          <w:tcPr>
            <w:tcW w:w="422" w:type="pct"/>
            <w:gridSpan w:val="3"/>
            <w:tcBorders>
              <w:top w:val="single" w:sz="4" w:space="0" w:color="auto"/>
            </w:tcBorders>
          </w:tcPr>
          <w:p w:rsidR="003F31DD" w:rsidRPr="00E71B06" w:rsidRDefault="003F31DD" w:rsidP="00A90AB0">
            <w:pPr>
              <w:pStyle w:val="NoSpacing"/>
            </w:pPr>
            <w:r w:rsidRPr="00E71B06">
              <w:t>Taught</w:t>
            </w:r>
          </w:p>
        </w:tc>
        <w:tc>
          <w:tcPr>
            <w:tcW w:w="530" w:type="pct"/>
            <w:gridSpan w:val="3"/>
            <w:tcBorders>
              <w:top w:val="single" w:sz="4" w:space="0" w:color="auto"/>
            </w:tcBorders>
          </w:tcPr>
          <w:p w:rsidR="003F31DD" w:rsidRPr="00E71B06" w:rsidRDefault="003F31DD" w:rsidP="00A90AB0">
            <w:pPr>
              <w:pStyle w:val="NoSpacing"/>
            </w:pPr>
            <w:r w:rsidRPr="00E71B06">
              <w:t>Required</w:t>
            </w:r>
          </w:p>
        </w:tc>
      </w:tr>
      <w:tr w:rsidR="003F31DD" w:rsidRPr="00D8423D" w:rsidTr="00D261F5">
        <w:trPr>
          <w:trHeight w:val="144"/>
        </w:trPr>
        <w:tc>
          <w:tcPr>
            <w:tcW w:w="900" w:type="pct"/>
            <w:vMerge/>
          </w:tcPr>
          <w:p w:rsidR="003F31DD" w:rsidRPr="00E71B06" w:rsidRDefault="003F31DD" w:rsidP="008F1FF9">
            <w:pPr>
              <w:pStyle w:val="Heading4"/>
            </w:pPr>
          </w:p>
        </w:tc>
        <w:tc>
          <w:tcPr>
            <w:tcW w:w="709" w:type="pct"/>
            <w:gridSpan w:val="2"/>
          </w:tcPr>
          <w:p w:rsidR="003F31DD" w:rsidRPr="00D77621" w:rsidRDefault="003F31DD" w:rsidP="00A90AB0">
            <w:pPr>
              <w:pStyle w:val="Tablecell"/>
              <w:framePr w:hSpace="0" w:wrap="auto" w:vAnchor="margin" w:yAlign="inline"/>
              <w:suppressOverlap w:val="0"/>
            </w:pPr>
          </w:p>
        </w:tc>
        <w:tc>
          <w:tcPr>
            <w:tcW w:w="2438" w:type="pct"/>
            <w:gridSpan w:val="8"/>
          </w:tcPr>
          <w:p w:rsidR="003F31DD" w:rsidRPr="00D77621" w:rsidRDefault="003F31DD" w:rsidP="00EE13FD">
            <w:pPr>
              <w:pStyle w:val="Tablecell"/>
              <w:framePr w:hSpace="0" w:wrap="auto" w:vAnchor="margin" w:yAlign="inline"/>
              <w:suppressOverlap w:val="0"/>
            </w:pPr>
            <w:r w:rsidRPr="00D77621">
              <w:t xml:space="preserve">Knowledge of </w:t>
            </w:r>
            <w:r>
              <w:t>network terminology.</w:t>
            </w:r>
          </w:p>
        </w:tc>
        <w:tc>
          <w:tcPr>
            <w:tcW w:w="422" w:type="pct"/>
            <w:gridSpan w:val="3"/>
          </w:tcPr>
          <w:p w:rsidR="003F31DD" w:rsidRPr="00D77621" w:rsidRDefault="003F31DD" w:rsidP="00A90AB0">
            <w:pPr>
              <w:pStyle w:val="Tablecell"/>
              <w:framePr w:hSpace="0" w:wrap="auto" w:vAnchor="margin" w:yAlign="inline"/>
              <w:suppressOverlap w:val="0"/>
            </w:pPr>
            <w:r>
              <w:t>No</w:t>
            </w:r>
          </w:p>
        </w:tc>
        <w:tc>
          <w:tcPr>
            <w:tcW w:w="530" w:type="pct"/>
            <w:gridSpan w:val="3"/>
          </w:tcPr>
          <w:p w:rsidR="003F31DD" w:rsidRPr="00D77621" w:rsidRDefault="003F31DD" w:rsidP="00A90AB0">
            <w:pPr>
              <w:pStyle w:val="Tablecell"/>
              <w:framePr w:hSpace="0" w:wrap="auto" w:vAnchor="margin" w:yAlign="inline"/>
              <w:suppressOverlap w:val="0"/>
            </w:pPr>
            <w:r w:rsidRPr="00D77621">
              <w:t>Yes</w:t>
            </w:r>
          </w:p>
        </w:tc>
      </w:tr>
      <w:tr w:rsidR="003F31DD" w:rsidRPr="00D8423D" w:rsidTr="00D261F5">
        <w:trPr>
          <w:trHeight w:val="144"/>
        </w:trPr>
        <w:tc>
          <w:tcPr>
            <w:tcW w:w="900" w:type="pct"/>
            <w:vMerge/>
          </w:tcPr>
          <w:p w:rsidR="003F31DD" w:rsidRPr="00E71B06" w:rsidRDefault="003F31DD" w:rsidP="007B63F5">
            <w:pPr>
              <w:pStyle w:val="Tablecell"/>
              <w:framePr w:hSpace="0" w:wrap="auto" w:vAnchor="margin" w:yAlign="inline"/>
              <w:suppressOverlap w:val="0"/>
            </w:pPr>
          </w:p>
        </w:tc>
        <w:tc>
          <w:tcPr>
            <w:tcW w:w="709" w:type="pct"/>
            <w:gridSpan w:val="2"/>
          </w:tcPr>
          <w:p w:rsidR="003F31DD" w:rsidRPr="00D77621" w:rsidRDefault="003F31DD" w:rsidP="007B63F5">
            <w:pPr>
              <w:pStyle w:val="Tablecell"/>
              <w:framePr w:hSpace="0" w:wrap="auto" w:vAnchor="margin" w:yAlign="inline"/>
              <w:suppressOverlap w:val="0"/>
            </w:pPr>
          </w:p>
        </w:tc>
        <w:tc>
          <w:tcPr>
            <w:tcW w:w="2438" w:type="pct"/>
            <w:gridSpan w:val="8"/>
          </w:tcPr>
          <w:p w:rsidR="003F31DD" w:rsidRPr="00D77621" w:rsidRDefault="003F31DD" w:rsidP="007B63F5">
            <w:pPr>
              <w:pStyle w:val="Tablecell"/>
              <w:framePr w:hSpace="0" w:wrap="auto" w:vAnchor="margin" w:yAlign="inline"/>
              <w:suppressOverlap w:val="0"/>
            </w:pPr>
            <w:r>
              <w:t>Knowledge of classful networks.</w:t>
            </w:r>
          </w:p>
        </w:tc>
        <w:tc>
          <w:tcPr>
            <w:tcW w:w="422" w:type="pct"/>
            <w:gridSpan w:val="3"/>
          </w:tcPr>
          <w:p w:rsidR="003F31DD" w:rsidRDefault="003F31DD" w:rsidP="007B63F5">
            <w:pPr>
              <w:pStyle w:val="Tablecell"/>
              <w:framePr w:hSpace="0" w:wrap="auto" w:vAnchor="margin" w:yAlign="inline"/>
              <w:suppressOverlap w:val="0"/>
            </w:pPr>
            <w:r>
              <w:t>Yes</w:t>
            </w:r>
          </w:p>
        </w:tc>
        <w:tc>
          <w:tcPr>
            <w:tcW w:w="530" w:type="pct"/>
            <w:gridSpan w:val="3"/>
          </w:tcPr>
          <w:p w:rsidR="003F31DD" w:rsidRPr="00D77621" w:rsidRDefault="003F31DD" w:rsidP="007B63F5">
            <w:pPr>
              <w:pStyle w:val="Tablecell"/>
              <w:framePr w:hSpace="0" w:wrap="auto" w:vAnchor="margin" w:yAlign="inline"/>
              <w:suppressOverlap w:val="0"/>
            </w:pPr>
            <w:r>
              <w:t>Yes</w:t>
            </w:r>
          </w:p>
        </w:tc>
      </w:tr>
      <w:tr w:rsidR="003F31DD" w:rsidRPr="00D8423D" w:rsidTr="00D261F5">
        <w:trPr>
          <w:trHeight w:val="144"/>
        </w:trPr>
        <w:tc>
          <w:tcPr>
            <w:tcW w:w="900" w:type="pct"/>
            <w:vMerge/>
          </w:tcPr>
          <w:p w:rsidR="003F31DD" w:rsidRPr="00E71B06" w:rsidRDefault="003F31DD" w:rsidP="007B63F5">
            <w:pPr>
              <w:pStyle w:val="Tablecell"/>
              <w:framePr w:hSpace="0" w:wrap="auto" w:vAnchor="margin" w:yAlign="inline"/>
              <w:suppressOverlap w:val="0"/>
            </w:pPr>
          </w:p>
        </w:tc>
        <w:tc>
          <w:tcPr>
            <w:tcW w:w="709" w:type="pct"/>
            <w:gridSpan w:val="2"/>
          </w:tcPr>
          <w:p w:rsidR="003F31DD" w:rsidRPr="00D77621" w:rsidRDefault="003F31DD" w:rsidP="007B63F5">
            <w:pPr>
              <w:pStyle w:val="Tablecell"/>
              <w:framePr w:hSpace="0" w:wrap="auto" w:vAnchor="margin" w:yAlign="inline"/>
              <w:suppressOverlap w:val="0"/>
            </w:pPr>
          </w:p>
        </w:tc>
        <w:tc>
          <w:tcPr>
            <w:tcW w:w="2438" w:type="pct"/>
            <w:gridSpan w:val="8"/>
          </w:tcPr>
          <w:p w:rsidR="003F31DD" w:rsidRPr="00D77621" w:rsidRDefault="003F31DD" w:rsidP="007B63F5">
            <w:pPr>
              <w:pStyle w:val="Tablecell"/>
              <w:framePr w:hSpace="0" w:wrap="auto" w:vAnchor="margin" w:yAlign="inline"/>
              <w:suppressOverlap w:val="0"/>
            </w:pPr>
            <w:r>
              <w:t>Knowledge of classless networks.</w:t>
            </w:r>
          </w:p>
        </w:tc>
        <w:tc>
          <w:tcPr>
            <w:tcW w:w="422" w:type="pct"/>
            <w:gridSpan w:val="3"/>
          </w:tcPr>
          <w:p w:rsidR="003F31DD" w:rsidRDefault="003F31DD" w:rsidP="00AA76CB">
            <w:pPr>
              <w:pStyle w:val="Tablecell"/>
              <w:framePr w:hSpace="0" w:wrap="auto" w:vAnchor="margin" w:yAlign="inline"/>
              <w:suppressOverlap w:val="0"/>
            </w:pPr>
            <w:r>
              <w:t>Yes</w:t>
            </w:r>
          </w:p>
        </w:tc>
        <w:tc>
          <w:tcPr>
            <w:tcW w:w="530" w:type="pct"/>
            <w:gridSpan w:val="3"/>
          </w:tcPr>
          <w:p w:rsidR="003F31DD" w:rsidRPr="00D77621" w:rsidRDefault="003F31DD" w:rsidP="00AA76CB">
            <w:pPr>
              <w:pStyle w:val="Tablecell"/>
              <w:framePr w:hSpace="0" w:wrap="auto" w:vAnchor="margin" w:yAlign="inline"/>
              <w:suppressOverlap w:val="0"/>
            </w:pPr>
            <w:r>
              <w:t>Yes</w:t>
            </w:r>
          </w:p>
        </w:tc>
      </w:tr>
      <w:tr w:rsidR="007B63F5" w:rsidRPr="00D8423D" w:rsidTr="00D261F5">
        <w:trPr>
          <w:trHeight w:val="144"/>
        </w:trPr>
        <w:tc>
          <w:tcPr>
            <w:tcW w:w="900" w:type="pct"/>
            <w:vMerge w:val="restart"/>
          </w:tcPr>
          <w:p w:rsidR="007B63F5" w:rsidRPr="00E71B06" w:rsidRDefault="007B63F5" w:rsidP="008F1FF9">
            <w:pPr>
              <w:pStyle w:val="Heading4"/>
            </w:pPr>
            <w:r>
              <w:t>Skill</w:t>
            </w:r>
          </w:p>
        </w:tc>
        <w:tc>
          <w:tcPr>
            <w:tcW w:w="709" w:type="pct"/>
            <w:gridSpan w:val="2"/>
            <w:tcBorders>
              <w:top w:val="single" w:sz="4" w:space="0" w:color="auto"/>
            </w:tcBorders>
          </w:tcPr>
          <w:p w:rsidR="007B63F5" w:rsidRPr="00CA79F4" w:rsidRDefault="007B63F5" w:rsidP="00A90AB0">
            <w:pPr>
              <w:pStyle w:val="NoSpacing"/>
            </w:pPr>
            <w:r w:rsidRPr="00CA79F4">
              <w:t>Skill Id</w:t>
            </w:r>
          </w:p>
        </w:tc>
        <w:tc>
          <w:tcPr>
            <w:tcW w:w="2438" w:type="pct"/>
            <w:gridSpan w:val="8"/>
            <w:tcBorders>
              <w:top w:val="single" w:sz="4" w:space="0" w:color="auto"/>
            </w:tcBorders>
          </w:tcPr>
          <w:p w:rsidR="007B63F5" w:rsidRPr="00CA79F4" w:rsidRDefault="007B63F5" w:rsidP="00A90AB0">
            <w:pPr>
              <w:pStyle w:val="NoSpacing"/>
              <w:rPr>
                <w:highlight w:val="yellow"/>
              </w:rPr>
            </w:pPr>
            <w:r w:rsidRPr="00CA79F4">
              <w:t>Title</w:t>
            </w:r>
          </w:p>
        </w:tc>
        <w:tc>
          <w:tcPr>
            <w:tcW w:w="422" w:type="pct"/>
            <w:gridSpan w:val="3"/>
            <w:tcBorders>
              <w:top w:val="single" w:sz="4" w:space="0" w:color="auto"/>
            </w:tcBorders>
          </w:tcPr>
          <w:p w:rsidR="007B63F5" w:rsidRPr="00CA79F4" w:rsidRDefault="007B63F5" w:rsidP="00A90AB0">
            <w:pPr>
              <w:pStyle w:val="NoSpacing"/>
            </w:pPr>
            <w:r w:rsidRPr="00CA79F4">
              <w:t>Taught</w:t>
            </w:r>
          </w:p>
        </w:tc>
        <w:tc>
          <w:tcPr>
            <w:tcW w:w="530" w:type="pct"/>
            <w:gridSpan w:val="3"/>
            <w:tcBorders>
              <w:top w:val="single" w:sz="4" w:space="0" w:color="auto"/>
            </w:tcBorders>
          </w:tcPr>
          <w:p w:rsidR="007B63F5" w:rsidRPr="00CA79F4" w:rsidRDefault="007B63F5" w:rsidP="00A90AB0">
            <w:pPr>
              <w:pStyle w:val="NoSpacing"/>
            </w:pPr>
            <w:r w:rsidRPr="00CA79F4">
              <w:t>Required</w:t>
            </w:r>
          </w:p>
        </w:tc>
      </w:tr>
      <w:tr w:rsidR="007B63F5" w:rsidRPr="00D8423D" w:rsidTr="00D261F5">
        <w:trPr>
          <w:trHeight w:val="144"/>
        </w:trPr>
        <w:tc>
          <w:tcPr>
            <w:tcW w:w="900" w:type="pct"/>
            <w:vMerge/>
          </w:tcPr>
          <w:p w:rsidR="007B63F5" w:rsidRDefault="007B63F5" w:rsidP="008F1FF9">
            <w:pPr>
              <w:pStyle w:val="Heading4"/>
            </w:pPr>
          </w:p>
        </w:tc>
        <w:tc>
          <w:tcPr>
            <w:tcW w:w="709" w:type="pct"/>
            <w:gridSpan w:val="2"/>
          </w:tcPr>
          <w:p w:rsidR="007B63F5" w:rsidRPr="00D77621" w:rsidRDefault="007B63F5" w:rsidP="00A90AB0">
            <w:pPr>
              <w:pStyle w:val="Tablecell"/>
              <w:framePr w:hSpace="0" w:wrap="auto" w:vAnchor="margin" w:yAlign="inline"/>
              <w:suppressOverlap w:val="0"/>
            </w:pPr>
          </w:p>
        </w:tc>
        <w:tc>
          <w:tcPr>
            <w:tcW w:w="2438" w:type="pct"/>
            <w:gridSpan w:val="8"/>
          </w:tcPr>
          <w:p w:rsidR="007B63F5" w:rsidRDefault="007B63F5" w:rsidP="00FC0C45">
            <w:pPr>
              <w:pStyle w:val="Tablecell"/>
              <w:framePr w:hSpace="0" w:wrap="auto" w:vAnchor="margin" w:yAlign="inline"/>
              <w:suppressOverlap w:val="0"/>
            </w:pPr>
            <w:r>
              <w:t>Ability to convert a binary IP address into decimal.</w:t>
            </w:r>
          </w:p>
        </w:tc>
        <w:tc>
          <w:tcPr>
            <w:tcW w:w="422" w:type="pct"/>
            <w:gridSpan w:val="3"/>
          </w:tcPr>
          <w:p w:rsidR="007B63F5" w:rsidRPr="00D77621" w:rsidRDefault="007B63F5" w:rsidP="00FC0C45">
            <w:pPr>
              <w:pStyle w:val="Tablecell"/>
              <w:framePr w:hSpace="0" w:wrap="auto" w:vAnchor="margin" w:yAlign="inline"/>
              <w:suppressOverlap w:val="0"/>
            </w:pPr>
            <w:r w:rsidRPr="00D77621">
              <w:t>Yes</w:t>
            </w:r>
          </w:p>
        </w:tc>
        <w:tc>
          <w:tcPr>
            <w:tcW w:w="530" w:type="pct"/>
            <w:gridSpan w:val="3"/>
          </w:tcPr>
          <w:p w:rsidR="007B63F5" w:rsidRPr="00D77621" w:rsidRDefault="007B63F5" w:rsidP="00FC0C45">
            <w:pPr>
              <w:pStyle w:val="Tablecell"/>
              <w:framePr w:hSpace="0" w:wrap="auto" w:vAnchor="margin" w:yAlign="inline"/>
              <w:suppressOverlap w:val="0"/>
            </w:pPr>
            <w:r w:rsidRPr="00D77621">
              <w:t>Yes</w:t>
            </w:r>
          </w:p>
        </w:tc>
      </w:tr>
      <w:tr w:rsidR="007B63F5" w:rsidRPr="00D8423D" w:rsidTr="00D261F5">
        <w:trPr>
          <w:trHeight w:val="144"/>
        </w:trPr>
        <w:tc>
          <w:tcPr>
            <w:tcW w:w="900" w:type="pct"/>
            <w:vMerge/>
          </w:tcPr>
          <w:p w:rsidR="007B63F5" w:rsidRDefault="007B63F5" w:rsidP="008F1FF9">
            <w:pPr>
              <w:pStyle w:val="Heading4"/>
            </w:pPr>
          </w:p>
        </w:tc>
        <w:tc>
          <w:tcPr>
            <w:tcW w:w="709" w:type="pct"/>
            <w:gridSpan w:val="2"/>
          </w:tcPr>
          <w:p w:rsidR="007B63F5" w:rsidRPr="00D77621" w:rsidRDefault="007B63F5" w:rsidP="00A90AB0">
            <w:pPr>
              <w:pStyle w:val="Tablecell"/>
              <w:framePr w:hSpace="0" w:wrap="auto" w:vAnchor="margin" w:yAlign="inline"/>
              <w:suppressOverlap w:val="0"/>
            </w:pPr>
          </w:p>
        </w:tc>
        <w:tc>
          <w:tcPr>
            <w:tcW w:w="2438" w:type="pct"/>
            <w:gridSpan w:val="8"/>
          </w:tcPr>
          <w:p w:rsidR="007B63F5" w:rsidRPr="00D77621" w:rsidRDefault="007B63F5" w:rsidP="00AA04B0">
            <w:pPr>
              <w:pStyle w:val="Tablecell"/>
              <w:framePr w:hSpace="0" w:wrap="auto" w:vAnchor="margin" w:yAlign="inline"/>
              <w:suppressOverlap w:val="0"/>
            </w:pPr>
            <w:r>
              <w:t>Ability to d</w:t>
            </w:r>
            <w:r w:rsidRPr="00AA04B0">
              <w:t>etermine IP addresses for network components on a classful network.</w:t>
            </w:r>
          </w:p>
        </w:tc>
        <w:tc>
          <w:tcPr>
            <w:tcW w:w="422" w:type="pct"/>
            <w:gridSpan w:val="3"/>
          </w:tcPr>
          <w:p w:rsidR="007B63F5" w:rsidRPr="00D77621" w:rsidRDefault="007B63F5" w:rsidP="00FC0C45">
            <w:pPr>
              <w:pStyle w:val="Tablecell"/>
              <w:framePr w:hSpace="0" w:wrap="auto" w:vAnchor="margin" w:yAlign="inline"/>
              <w:suppressOverlap w:val="0"/>
            </w:pPr>
            <w:r w:rsidRPr="00D77621">
              <w:t>Yes</w:t>
            </w:r>
          </w:p>
        </w:tc>
        <w:tc>
          <w:tcPr>
            <w:tcW w:w="530" w:type="pct"/>
            <w:gridSpan w:val="3"/>
          </w:tcPr>
          <w:p w:rsidR="007B63F5" w:rsidRPr="00D77621" w:rsidRDefault="007B63F5" w:rsidP="00FC0C45">
            <w:pPr>
              <w:pStyle w:val="Tablecell"/>
              <w:framePr w:hSpace="0" w:wrap="auto" w:vAnchor="margin" w:yAlign="inline"/>
              <w:suppressOverlap w:val="0"/>
            </w:pPr>
            <w:r w:rsidRPr="00D77621">
              <w:t>Yes</w:t>
            </w:r>
          </w:p>
        </w:tc>
      </w:tr>
      <w:tr w:rsidR="007B63F5" w:rsidRPr="00D8423D" w:rsidTr="00D261F5">
        <w:trPr>
          <w:trHeight w:val="144"/>
        </w:trPr>
        <w:tc>
          <w:tcPr>
            <w:tcW w:w="900" w:type="pct"/>
            <w:vMerge/>
          </w:tcPr>
          <w:p w:rsidR="007B63F5" w:rsidRDefault="007B63F5" w:rsidP="008F1FF9">
            <w:pPr>
              <w:pStyle w:val="Heading4"/>
            </w:pPr>
          </w:p>
        </w:tc>
        <w:tc>
          <w:tcPr>
            <w:tcW w:w="709" w:type="pct"/>
            <w:gridSpan w:val="2"/>
          </w:tcPr>
          <w:p w:rsidR="007B63F5" w:rsidRPr="00D77621" w:rsidRDefault="007B63F5" w:rsidP="00A90AB0">
            <w:pPr>
              <w:pStyle w:val="Tablecell"/>
              <w:framePr w:hSpace="0" w:wrap="auto" w:vAnchor="margin" w:yAlign="inline"/>
              <w:suppressOverlap w:val="0"/>
            </w:pPr>
          </w:p>
        </w:tc>
        <w:tc>
          <w:tcPr>
            <w:tcW w:w="2438" w:type="pct"/>
            <w:gridSpan w:val="8"/>
          </w:tcPr>
          <w:p w:rsidR="007B63F5" w:rsidRPr="00AA04B0" w:rsidRDefault="007B63F5" w:rsidP="00AA04B0">
            <w:pPr>
              <w:pStyle w:val="Tablecell"/>
              <w:framePr w:hSpace="0" w:wrap="auto" w:vAnchor="margin" w:yAlign="inline"/>
              <w:suppressOverlap w:val="0"/>
            </w:pPr>
            <w:r w:rsidRPr="00AA04B0">
              <w:t>Ability to determine IP addresses for network components on a classless network.</w:t>
            </w:r>
          </w:p>
        </w:tc>
        <w:tc>
          <w:tcPr>
            <w:tcW w:w="422" w:type="pct"/>
            <w:gridSpan w:val="3"/>
          </w:tcPr>
          <w:p w:rsidR="007B63F5" w:rsidRPr="00D77621" w:rsidRDefault="007B63F5" w:rsidP="00FC0C45">
            <w:pPr>
              <w:pStyle w:val="Tablecell"/>
              <w:framePr w:hSpace="0" w:wrap="auto" w:vAnchor="margin" w:yAlign="inline"/>
              <w:suppressOverlap w:val="0"/>
            </w:pPr>
            <w:r w:rsidRPr="00D77621">
              <w:t>Yes</w:t>
            </w:r>
          </w:p>
        </w:tc>
        <w:tc>
          <w:tcPr>
            <w:tcW w:w="530" w:type="pct"/>
            <w:gridSpan w:val="3"/>
          </w:tcPr>
          <w:p w:rsidR="007B63F5" w:rsidRPr="00D77621" w:rsidRDefault="007B63F5" w:rsidP="00FC0C45">
            <w:pPr>
              <w:pStyle w:val="Tablecell"/>
              <w:framePr w:hSpace="0" w:wrap="auto" w:vAnchor="margin" w:yAlign="inline"/>
              <w:suppressOverlap w:val="0"/>
            </w:pPr>
            <w:r w:rsidRPr="00D77621">
              <w:t>Yes</w:t>
            </w:r>
          </w:p>
        </w:tc>
      </w:tr>
      <w:tr w:rsidR="007B63F5" w:rsidRPr="00D8423D" w:rsidTr="00D261F5">
        <w:trPr>
          <w:trHeight w:val="144"/>
        </w:trPr>
        <w:tc>
          <w:tcPr>
            <w:tcW w:w="900" w:type="pct"/>
            <w:vMerge w:val="restart"/>
          </w:tcPr>
          <w:p w:rsidR="007B63F5" w:rsidRPr="00D8423D" w:rsidRDefault="007B63F5" w:rsidP="008F1FF9">
            <w:pPr>
              <w:pStyle w:val="Heading4"/>
            </w:pPr>
            <w:r>
              <w:t xml:space="preserve">Administrative / </w:t>
            </w:r>
            <w:r w:rsidRPr="00D8423D">
              <w:t>Academic Hours</w:t>
            </w:r>
          </w:p>
        </w:tc>
        <w:tc>
          <w:tcPr>
            <w:tcW w:w="4100" w:type="pct"/>
            <w:gridSpan w:val="16"/>
            <w:tcBorders>
              <w:top w:val="single" w:sz="4" w:space="0" w:color="auto"/>
            </w:tcBorders>
          </w:tcPr>
          <w:p w:rsidR="007B63F5" w:rsidRPr="00D8423D" w:rsidRDefault="007B63F5" w:rsidP="00A90AB0">
            <w:r w:rsidRPr="00D8423D">
              <w:t>The administrative/academic hours required to teach this lesson are as follows:</w:t>
            </w:r>
          </w:p>
        </w:tc>
      </w:tr>
      <w:tr w:rsidR="007B63F5" w:rsidRPr="00D8423D" w:rsidTr="00D931C9">
        <w:trPr>
          <w:trHeight w:val="144"/>
        </w:trPr>
        <w:tc>
          <w:tcPr>
            <w:tcW w:w="900" w:type="pct"/>
            <w:vMerge/>
          </w:tcPr>
          <w:p w:rsidR="007B63F5" w:rsidRPr="00D8423D" w:rsidRDefault="007B63F5" w:rsidP="008F1FF9">
            <w:pPr>
              <w:pStyle w:val="Heading4"/>
            </w:pPr>
          </w:p>
        </w:tc>
        <w:tc>
          <w:tcPr>
            <w:tcW w:w="802" w:type="pct"/>
            <w:gridSpan w:val="3"/>
          </w:tcPr>
          <w:p w:rsidR="007B63F5" w:rsidRPr="00D8423D" w:rsidRDefault="007B63F5" w:rsidP="00A90AB0">
            <w:pPr>
              <w:pStyle w:val="NoSpacing"/>
            </w:pPr>
            <w:r w:rsidRPr="00D8423D">
              <w:t>Academic</w:t>
            </w:r>
            <w:r>
              <w:t xml:space="preserve"> </w:t>
            </w:r>
          </w:p>
        </w:tc>
        <w:tc>
          <w:tcPr>
            <w:tcW w:w="1384" w:type="pct"/>
            <w:gridSpan w:val="2"/>
          </w:tcPr>
          <w:p w:rsidR="007B63F5" w:rsidRPr="00190316" w:rsidRDefault="007B63F5" w:rsidP="00A90AB0">
            <w:pPr>
              <w:pStyle w:val="NoSpacing"/>
              <w:rPr>
                <w:szCs w:val="18"/>
              </w:rPr>
            </w:pPr>
            <w:r w:rsidRPr="00D8423D">
              <w:t>Resident Hours</w:t>
            </w:r>
          </w:p>
        </w:tc>
        <w:tc>
          <w:tcPr>
            <w:tcW w:w="1914" w:type="pct"/>
            <w:gridSpan w:val="11"/>
          </w:tcPr>
          <w:p w:rsidR="007B63F5" w:rsidRPr="00190316" w:rsidRDefault="007B63F5" w:rsidP="00A90AB0">
            <w:pPr>
              <w:pStyle w:val="NoSpacing"/>
              <w:rPr>
                <w:szCs w:val="18"/>
              </w:rPr>
            </w:pPr>
            <w:r w:rsidRPr="00D8423D">
              <w:t>Methods</w:t>
            </w:r>
          </w:p>
        </w:tc>
      </w:tr>
      <w:tr w:rsidR="007B63F5" w:rsidRPr="00D8423D" w:rsidTr="00D931C9">
        <w:trPr>
          <w:trHeight w:val="144"/>
        </w:trPr>
        <w:tc>
          <w:tcPr>
            <w:tcW w:w="900" w:type="pct"/>
            <w:vMerge/>
          </w:tcPr>
          <w:p w:rsidR="007B63F5" w:rsidRPr="00D8423D" w:rsidRDefault="007B63F5" w:rsidP="008F1FF9">
            <w:pPr>
              <w:pStyle w:val="Heading4"/>
            </w:pPr>
          </w:p>
        </w:tc>
        <w:tc>
          <w:tcPr>
            <w:tcW w:w="802" w:type="pct"/>
            <w:gridSpan w:val="3"/>
          </w:tcPr>
          <w:p w:rsidR="007B63F5" w:rsidRPr="00190316" w:rsidRDefault="007B63F5" w:rsidP="00A90AB0">
            <w:pPr>
              <w:pStyle w:val="Tablecell"/>
              <w:framePr w:hSpace="0" w:wrap="auto" w:vAnchor="margin" w:yAlign="inline"/>
              <w:suppressOverlap w:val="0"/>
            </w:pPr>
            <w:r w:rsidRPr="00190316">
              <w:t>Yes</w:t>
            </w:r>
          </w:p>
        </w:tc>
        <w:tc>
          <w:tcPr>
            <w:tcW w:w="1384" w:type="pct"/>
            <w:gridSpan w:val="2"/>
            <w:shd w:val="clear" w:color="auto" w:fill="auto"/>
          </w:tcPr>
          <w:p w:rsidR="007B63F5" w:rsidRPr="00D8423D" w:rsidRDefault="0090100F" w:rsidP="0090100F">
            <w:pPr>
              <w:pStyle w:val="Tablecell"/>
              <w:framePr w:hSpace="0" w:wrap="auto" w:vAnchor="margin" w:yAlign="inline"/>
              <w:suppressOverlap w:val="0"/>
            </w:pPr>
            <w:r>
              <w:t>2</w:t>
            </w:r>
            <w:r w:rsidR="007B63F5" w:rsidRPr="00D8423D">
              <w:t xml:space="preserve"> hrs</w:t>
            </w:r>
            <w:r w:rsidR="007B63F5" w:rsidRPr="00D8423D">
              <w:tab/>
            </w:r>
            <w:r>
              <w:t>1</w:t>
            </w:r>
            <w:r w:rsidR="007B63F5">
              <w:t>0 mins</w:t>
            </w:r>
          </w:p>
        </w:tc>
        <w:tc>
          <w:tcPr>
            <w:tcW w:w="1914" w:type="pct"/>
            <w:gridSpan w:val="11"/>
            <w:shd w:val="clear" w:color="auto" w:fill="auto"/>
          </w:tcPr>
          <w:p w:rsidR="007B63F5" w:rsidRPr="00D8423D" w:rsidRDefault="007B63F5" w:rsidP="00A90AB0">
            <w:pPr>
              <w:pStyle w:val="Tablecell"/>
              <w:framePr w:hSpace="0" w:wrap="auto" w:vAnchor="margin" w:yAlign="inline"/>
              <w:suppressOverlap w:val="0"/>
            </w:pPr>
            <w:r w:rsidRPr="009D3B96">
              <w:t>Discussion (Large or Small Group)</w:t>
            </w:r>
          </w:p>
        </w:tc>
      </w:tr>
      <w:tr w:rsidR="00AA76CB" w:rsidRPr="00D8423D" w:rsidTr="00D931C9">
        <w:trPr>
          <w:trHeight w:val="144"/>
        </w:trPr>
        <w:tc>
          <w:tcPr>
            <w:tcW w:w="900" w:type="pct"/>
            <w:vMerge/>
          </w:tcPr>
          <w:p w:rsidR="00AA76CB" w:rsidRPr="00D8423D" w:rsidRDefault="00AA76CB" w:rsidP="00AA76CB">
            <w:pPr>
              <w:pStyle w:val="Heading4"/>
            </w:pPr>
          </w:p>
        </w:tc>
        <w:tc>
          <w:tcPr>
            <w:tcW w:w="802" w:type="pct"/>
            <w:gridSpan w:val="3"/>
          </w:tcPr>
          <w:p w:rsidR="00AA76CB" w:rsidRPr="00190316" w:rsidRDefault="00AA76CB" w:rsidP="00AA76CB">
            <w:pPr>
              <w:pStyle w:val="Tablecell"/>
              <w:framePr w:hSpace="0" w:wrap="auto" w:vAnchor="margin" w:yAlign="inline"/>
              <w:suppressOverlap w:val="0"/>
            </w:pPr>
            <w:r w:rsidRPr="00190316">
              <w:t>Yes</w:t>
            </w:r>
          </w:p>
        </w:tc>
        <w:tc>
          <w:tcPr>
            <w:tcW w:w="1384" w:type="pct"/>
            <w:gridSpan w:val="2"/>
            <w:shd w:val="clear" w:color="auto" w:fill="auto"/>
          </w:tcPr>
          <w:p w:rsidR="00AA76CB" w:rsidRPr="00D8423D" w:rsidRDefault="00AA76CB" w:rsidP="00AA76CB">
            <w:pPr>
              <w:pStyle w:val="Tablecell"/>
              <w:framePr w:hSpace="0" w:wrap="auto" w:vAnchor="margin" w:yAlign="inline"/>
              <w:suppressOverlap w:val="0"/>
            </w:pPr>
            <w:r>
              <w:t>00</w:t>
            </w:r>
            <w:r w:rsidRPr="00D8423D">
              <w:t xml:space="preserve"> hrs</w:t>
            </w:r>
            <w:r w:rsidRPr="00D8423D">
              <w:tab/>
            </w:r>
            <w:r>
              <w:t>00 mins</w:t>
            </w:r>
          </w:p>
        </w:tc>
        <w:tc>
          <w:tcPr>
            <w:tcW w:w="1914" w:type="pct"/>
            <w:gridSpan w:val="11"/>
            <w:shd w:val="clear" w:color="auto" w:fill="auto"/>
          </w:tcPr>
          <w:p w:rsidR="00AA76CB" w:rsidRPr="009D3B96" w:rsidRDefault="00AA76CB" w:rsidP="00AA76CB">
            <w:pPr>
              <w:pStyle w:val="Tablecell"/>
              <w:framePr w:hSpace="0" w:wrap="auto" w:vAnchor="margin" w:yAlign="inline"/>
              <w:suppressOverlap w:val="0"/>
            </w:pPr>
          </w:p>
        </w:tc>
      </w:tr>
      <w:tr w:rsidR="00AA76CB" w:rsidRPr="00D8423D" w:rsidTr="00D931C9">
        <w:trPr>
          <w:trHeight w:val="144"/>
        </w:trPr>
        <w:tc>
          <w:tcPr>
            <w:tcW w:w="900" w:type="pct"/>
            <w:vMerge/>
          </w:tcPr>
          <w:p w:rsidR="00AA76CB" w:rsidRPr="00D8423D" w:rsidRDefault="00AA76CB" w:rsidP="00AA76CB">
            <w:pPr>
              <w:pStyle w:val="Heading4"/>
            </w:pPr>
          </w:p>
        </w:tc>
        <w:tc>
          <w:tcPr>
            <w:tcW w:w="802" w:type="pct"/>
            <w:gridSpan w:val="3"/>
          </w:tcPr>
          <w:p w:rsidR="00AA76CB" w:rsidRPr="00190316" w:rsidRDefault="00AA76CB" w:rsidP="00AA76CB">
            <w:pPr>
              <w:pStyle w:val="Tablecell"/>
              <w:framePr w:hSpace="0" w:wrap="auto" w:vAnchor="margin" w:yAlign="inline"/>
              <w:suppressOverlap w:val="0"/>
            </w:pPr>
            <w:r w:rsidRPr="00190316">
              <w:t>Yes</w:t>
            </w:r>
          </w:p>
        </w:tc>
        <w:tc>
          <w:tcPr>
            <w:tcW w:w="1384" w:type="pct"/>
            <w:gridSpan w:val="2"/>
            <w:shd w:val="clear" w:color="auto" w:fill="auto"/>
          </w:tcPr>
          <w:p w:rsidR="00AA76CB" w:rsidRPr="00D8423D" w:rsidRDefault="00AA76CB" w:rsidP="00AA76CB">
            <w:pPr>
              <w:pStyle w:val="Tablecell"/>
              <w:framePr w:hSpace="0" w:wrap="auto" w:vAnchor="margin" w:yAlign="inline"/>
              <w:suppressOverlap w:val="0"/>
            </w:pPr>
            <w:r>
              <w:t>00</w:t>
            </w:r>
            <w:r w:rsidRPr="00D8423D">
              <w:t xml:space="preserve"> hrs</w:t>
            </w:r>
            <w:r w:rsidRPr="00D8423D">
              <w:tab/>
            </w:r>
            <w:r>
              <w:t>00 mins</w:t>
            </w:r>
          </w:p>
        </w:tc>
        <w:tc>
          <w:tcPr>
            <w:tcW w:w="1914" w:type="pct"/>
            <w:gridSpan w:val="11"/>
            <w:shd w:val="clear" w:color="auto" w:fill="auto"/>
          </w:tcPr>
          <w:p w:rsidR="00AA76CB" w:rsidRPr="009D3B96" w:rsidRDefault="00AA76CB" w:rsidP="00AA76CB">
            <w:pPr>
              <w:pStyle w:val="Tablecell"/>
              <w:framePr w:hSpace="0" w:wrap="auto" w:vAnchor="margin" w:yAlign="inline"/>
              <w:suppressOverlap w:val="0"/>
            </w:pPr>
          </w:p>
        </w:tc>
      </w:tr>
      <w:tr w:rsidR="00AA76CB" w:rsidRPr="00D8423D" w:rsidTr="00D931C9">
        <w:trPr>
          <w:trHeight w:val="144"/>
        </w:trPr>
        <w:tc>
          <w:tcPr>
            <w:tcW w:w="900" w:type="pct"/>
            <w:vMerge/>
          </w:tcPr>
          <w:p w:rsidR="00AA76CB" w:rsidRPr="00D8423D" w:rsidRDefault="00AA76CB" w:rsidP="00AA76CB">
            <w:pPr>
              <w:pStyle w:val="Heading4"/>
            </w:pPr>
          </w:p>
        </w:tc>
        <w:tc>
          <w:tcPr>
            <w:tcW w:w="802" w:type="pct"/>
            <w:gridSpan w:val="3"/>
            <w:tcBorders>
              <w:top w:val="single" w:sz="4" w:space="0" w:color="auto"/>
              <w:bottom w:val="single" w:sz="4" w:space="0" w:color="auto"/>
            </w:tcBorders>
          </w:tcPr>
          <w:p w:rsidR="00AA76CB" w:rsidRDefault="00AA76CB" w:rsidP="00AA76CB">
            <w:pPr>
              <w:pStyle w:val="Tablecell"/>
              <w:framePr w:hSpace="0" w:wrap="auto" w:vAnchor="margin" w:yAlign="inline"/>
              <w:suppressOverlap w:val="0"/>
            </w:pPr>
            <w:r w:rsidRPr="00D8423D">
              <w:t>Total Hours:</w:t>
            </w:r>
          </w:p>
        </w:tc>
        <w:tc>
          <w:tcPr>
            <w:tcW w:w="1384" w:type="pct"/>
            <w:gridSpan w:val="2"/>
            <w:tcBorders>
              <w:top w:val="single" w:sz="4" w:space="0" w:color="auto"/>
              <w:bottom w:val="single" w:sz="4" w:space="0" w:color="auto"/>
            </w:tcBorders>
            <w:shd w:val="clear" w:color="auto" w:fill="auto"/>
          </w:tcPr>
          <w:p w:rsidR="00AA76CB" w:rsidRDefault="00D931C9" w:rsidP="00AA76CB">
            <w:pPr>
              <w:pStyle w:val="Tablecell"/>
              <w:framePr w:hSpace="0" w:wrap="auto" w:vAnchor="margin" w:yAlign="inline"/>
              <w:suppressOverlap w:val="0"/>
            </w:pPr>
            <w:r>
              <w:t>5</w:t>
            </w:r>
            <w:r w:rsidR="00AA76CB" w:rsidRPr="00D8423D">
              <w:t xml:space="preserve"> hrs</w:t>
            </w:r>
            <w:r w:rsidR="00AA76CB" w:rsidRPr="00D8423D">
              <w:tab/>
            </w:r>
            <w:r w:rsidR="00AA76CB">
              <w:t>0</w:t>
            </w:r>
            <w:r w:rsidR="00AA76CB" w:rsidRPr="00D8423D">
              <w:t>0</w:t>
            </w:r>
            <w:r w:rsidR="00AA76CB">
              <w:t xml:space="preserve"> </w:t>
            </w:r>
            <w:r w:rsidR="00AA76CB" w:rsidRPr="00D8423D">
              <w:t>mins</w:t>
            </w:r>
          </w:p>
        </w:tc>
        <w:tc>
          <w:tcPr>
            <w:tcW w:w="1914" w:type="pct"/>
            <w:gridSpan w:val="11"/>
            <w:tcBorders>
              <w:top w:val="single" w:sz="4" w:space="0" w:color="auto"/>
              <w:bottom w:val="single" w:sz="4" w:space="0" w:color="auto"/>
            </w:tcBorders>
            <w:shd w:val="clear" w:color="auto" w:fill="auto"/>
          </w:tcPr>
          <w:p w:rsidR="00AA76CB" w:rsidRPr="00D8423D" w:rsidRDefault="00AA76CB" w:rsidP="00AA76CB">
            <w:pPr>
              <w:pStyle w:val="Tablecell"/>
              <w:framePr w:hSpace="0" w:wrap="auto" w:vAnchor="margin" w:yAlign="inline"/>
              <w:suppressOverlap w:val="0"/>
            </w:pPr>
          </w:p>
        </w:tc>
      </w:tr>
      <w:tr w:rsidR="00AA76CB" w:rsidRPr="00D8423D" w:rsidTr="00D931C9">
        <w:trPr>
          <w:trHeight w:val="144"/>
        </w:trPr>
        <w:tc>
          <w:tcPr>
            <w:tcW w:w="900" w:type="pct"/>
            <w:vMerge w:val="restart"/>
          </w:tcPr>
          <w:p w:rsidR="00AA76CB" w:rsidRPr="00D8423D" w:rsidRDefault="00AA76CB" w:rsidP="00AA76CB">
            <w:pPr>
              <w:pStyle w:val="Heading4"/>
            </w:pPr>
            <w:r w:rsidRPr="00D8423D">
              <w:t>Test Lesson Number</w:t>
            </w:r>
          </w:p>
        </w:tc>
        <w:tc>
          <w:tcPr>
            <w:tcW w:w="802" w:type="pct"/>
            <w:gridSpan w:val="3"/>
            <w:tcBorders>
              <w:top w:val="single" w:sz="4" w:space="0" w:color="auto"/>
            </w:tcBorders>
          </w:tcPr>
          <w:p w:rsidR="00AA76CB" w:rsidRPr="00D8423D" w:rsidRDefault="00AA76CB" w:rsidP="00AA76CB">
            <w:pPr>
              <w:pStyle w:val="NoSpacing"/>
            </w:pPr>
            <w:r>
              <w:t>Hours</w:t>
            </w:r>
          </w:p>
        </w:tc>
        <w:tc>
          <w:tcPr>
            <w:tcW w:w="3298" w:type="pct"/>
            <w:gridSpan w:val="13"/>
            <w:tcBorders>
              <w:top w:val="single" w:sz="4" w:space="0" w:color="auto"/>
            </w:tcBorders>
          </w:tcPr>
          <w:p w:rsidR="00AA76CB" w:rsidRPr="00D8423D" w:rsidRDefault="00AA76CB" w:rsidP="00AA76CB">
            <w:pPr>
              <w:pStyle w:val="NoSpacing"/>
            </w:pPr>
            <w:r>
              <w:t>Lesson Number</w:t>
            </w:r>
          </w:p>
        </w:tc>
      </w:tr>
      <w:tr w:rsidR="00AA76CB" w:rsidRPr="00D8423D" w:rsidTr="00D931C9">
        <w:trPr>
          <w:trHeight w:val="144"/>
        </w:trPr>
        <w:tc>
          <w:tcPr>
            <w:tcW w:w="900" w:type="pct"/>
            <w:vMerge/>
          </w:tcPr>
          <w:p w:rsidR="00AA76CB" w:rsidRPr="00D8423D" w:rsidRDefault="00AA76CB" w:rsidP="00AA76CB">
            <w:pPr>
              <w:pStyle w:val="Heading4"/>
            </w:pPr>
          </w:p>
        </w:tc>
        <w:tc>
          <w:tcPr>
            <w:tcW w:w="802" w:type="pct"/>
            <w:gridSpan w:val="3"/>
            <w:tcBorders>
              <w:bottom w:val="single" w:sz="4" w:space="0" w:color="auto"/>
            </w:tcBorders>
          </w:tcPr>
          <w:p w:rsidR="00AA76CB" w:rsidRPr="0024192F" w:rsidRDefault="00AA76CB" w:rsidP="00AA76CB">
            <w:pPr>
              <w:pStyle w:val="Tablecell"/>
              <w:framePr w:hSpace="0" w:wrap="auto" w:vAnchor="margin" w:yAlign="inline"/>
              <w:suppressOverlap w:val="0"/>
            </w:pPr>
            <w:r w:rsidRPr="0024192F">
              <w:t>NONE</w:t>
            </w:r>
          </w:p>
        </w:tc>
        <w:tc>
          <w:tcPr>
            <w:tcW w:w="3298" w:type="pct"/>
            <w:gridSpan w:val="13"/>
            <w:tcBorders>
              <w:bottom w:val="single" w:sz="4" w:space="0" w:color="auto"/>
            </w:tcBorders>
          </w:tcPr>
          <w:p w:rsidR="00AA76CB" w:rsidRPr="0024192F" w:rsidRDefault="00AA76CB" w:rsidP="00AA76CB">
            <w:pPr>
              <w:pStyle w:val="Tablecell"/>
              <w:framePr w:hSpace="0" w:wrap="auto" w:vAnchor="margin" w:yAlign="inline"/>
              <w:suppressOverlap w:val="0"/>
            </w:pPr>
          </w:p>
        </w:tc>
      </w:tr>
      <w:tr w:rsidR="00AA76CB" w:rsidRPr="00D8423D" w:rsidTr="00D931C9">
        <w:trPr>
          <w:trHeight w:val="144"/>
        </w:trPr>
        <w:tc>
          <w:tcPr>
            <w:tcW w:w="900" w:type="pct"/>
            <w:vMerge w:val="restart"/>
          </w:tcPr>
          <w:p w:rsidR="00AA76CB" w:rsidRPr="00D8423D" w:rsidRDefault="00AA76CB" w:rsidP="00AA76CB">
            <w:pPr>
              <w:pStyle w:val="Heading4"/>
            </w:pPr>
            <w:r w:rsidRPr="00D8423D">
              <w:t>Prerequisite Lesson(s)</w:t>
            </w:r>
          </w:p>
        </w:tc>
        <w:tc>
          <w:tcPr>
            <w:tcW w:w="802" w:type="pct"/>
            <w:gridSpan w:val="3"/>
            <w:tcBorders>
              <w:top w:val="single" w:sz="4" w:space="0" w:color="auto"/>
            </w:tcBorders>
          </w:tcPr>
          <w:p w:rsidR="00AA76CB" w:rsidRPr="00D8423D" w:rsidRDefault="00AA76CB" w:rsidP="00AA76CB">
            <w:pPr>
              <w:pStyle w:val="NoSpacing"/>
              <w:keepLines/>
              <w:widowControl/>
            </w:pPr>
            <w:r w:rsidRPr="00D8423D">
              <w:t>Lesson Number</w:t>
            </w:r>
            <w:r>
              <w:t xml:space="preserve"> </w:t>
            </w:r>
          </w:p>
        </w:tc>
        <w:tc>
          <w:tcPr>
            <w:tcW w:w="3298" w:type="pct"/>
            <w:gridSpan w:val="13"/>
            <w:tcBorders>
              <w:top w:val="single" w:sz="4" w:space="0" w:color="auto"/>
            </w:tcBorders>
          </w:tcPr>
          <w:p w:rsidR="00AA76CB" w:rsidRPr="00D8423D" w:rsidRDefault="00AA76CB" w:rsidP="00AA76CB">
            <w:pPr>
              <w:pStyle w:val="NoSpacing"/>
              <w:keepLines/>
              <w:widowControl/>
              <w:rPr>
                <w:sz w:val="18"/>
                <w:szCs w:val="18"/>
              </w:rPr>
            </w:pPr>
            <w:r w:rsidRPr="00D8423D">
              <w:t>Lesson Title</w:t>
            </w:r>
          </w:p>
        </w:tc>
      </w:tr>
      <w:tr w:rsidR="00AA76CB" w:rsidRPr="00D8423D" w:rsidTr="00D931C9">
        <w:trPr>
          <w:trHeight w:val="144"/>
        </w:trPr>
        <w:tc>
          <w:tcPr>
            <w:tcW w:w="900" w:type="pct"/>
            <w:vMerge/>
          </w:tcPr>
          <w:p w:rsidR="00AA76CB" w:rsidRPr="00D8423D" w:rsidRDefault="00AA76CB" w:rsidP="00AA76CB">
            <w:pPr>
              <w:pStyle w:val="Heading4"/>
            </w:pPr>
          </w:p>
        </w:tc>
        <w:tc>
          <w:tcPr>
            <w:tcW w:w="802" w:type="pct"/>
            <w:gridSpan w:val="3"/>
            <w:shd w:val="clear" w:color="auto" w:fill="auto"/>
          </w:tcPr>
          <w:p w:rsidR="00AA76CB" w:rsidRPr="007E3A4F" w:rsidRDefault="00AA76CB" w:rsidP="00AA76CB">
            <w:pPr>
              <w:pStyle w:val="Tablecell"/>
              <w:keepNext/>
              <w:keepLines/>
              <w:framePr w:hSpace="0" w:wrap="auto" w:vAnchor="margin" w:yAlign="inline"/>
              <w:widowControl/>
              <w:suppressOverlap w:val="0"/>
            </w:pPr>
          </w:p>
        </w:tc>
        <w:tc>
          <w:tcPr>
            <w:tcW w:w="3298" w:type="pct"/>
            <w:gridSpan w:val="13"/>
            <w:shd w:val="clear" w:color="auto" w:fill="auto"/>
          </w:tcPr>
          <w:p w:rsidR="00AA76CB" w:rsidRPr="007E3A4F" w:rsidRDefault="00AA76CB" w:rsidP="00AA76CB">
            <w:pPr>
              <w:pStyle w:val="Tablecell"/>
              <w:keepNext/>
              <w:keepLines/>
              <w:framePr w:hSpace="0" w:wrap="auto" w:vAnchor="margin" w:yAlign="inline"/>
              <w:widowControl/>
              <w:suppressOverlap w:val="0"/>
            </w:pPr>
            <w:r>
              <w:t>LandWarNet School Orientation</w:t>
            </w:r>
          </w:p>
        </w:tc>
      </w:tr>
      <w:tr w:rsidR="00AA76CB" w:rsidRPr="00D8423D" w:rsidTr="00D931C9">
        <w:trPr>
          <w:trHeight w:val="144"/>
        </w:trPr>
        <w:tc>
          <w:tcPr>
            <w:tcW w:w="900" w:type="pct"/>
            <w:vMerge/>
          </w:tcPr>
          <w:p w:rsidR="00AA76CB" w:rsidRPr="00D8423D" w:rsidRDefault="00AA76CB" w:rsidP="00AA76CB">
            <w:pPr>
              <w:pStyle w:val="Heading4"/>
            </w:pPr>
          </w:p>
        </w:tc>
        <w:tc>
          <w:tcPr>
            <w:tcW w:w="802" w:type="pct"/>
            <w:gridSpan w:val="3"/>
            <w:shd w:val="clear" w:color="auto" w:fill="auto"/>
          </w:tcPr>
          <w:p w:rsidR="00AA76CB" w:rsidRPr="007E3A4F" w:rsidRDefault="00AA76CB" w:rsidP="00AA76CB">
            <w:pPr>
              <w:pStyle w:val="Tablecell"/>
              <w:keepNext/>
              <w:keepLines/>
              <w:framePr w:hSpace="0" w:wrap="auto" w:vAnchor="margin" w:yAlign="inline"/>
              <w:widowControl/>
              <w:suppressOverlap w:val="0"/>
            </w:pPr>
          </w:p>
        </w:tc>
        <w:tc>
          <w:tcPr>
            <w:tcW w:w="3298" w:type="pct"/>
            <w:gridSpan w:val="13"/>
            <w:shd w:val="clear" w:color="auto" w:fill="auto"/>
          </w:tcPr>
          <w:p w:rsidR="00AA76CB" w:rsidRPr="007E3A4F" w:rsidRDefault="00AA76CB" w:rsidP="00AA76CB">
            <w:pPr>
              <w:pStyle w:val="Tablecell"/>
              <w:framePr w:hSpace="0" w:wrap="auto" w:vAnchor="margin" w:yAlign="inline"/>
              <w:suppressOverlap w:val="0"/>
            </w:pPr>
            <w:r w:rsidRPr="007E3A4F">
              <w:t xml:space="preserve">WIN-T </w:t>
            </w:r>
            <w:r>
              <w:t>System</w:t>
            </w:r>
            <w:r w:rsidRPr="007E3A4F">
              <w:t xml:space="preserve"> Overview</w:t>
            </w:r>
          </w:p>
        </w:tc>
      </w:tr>
      <w:tr w:rsidR="00AA76CB" w:rsidRPr="00D8423D" w:rsidTr="00D931C9">
        <w:trPr>
          <w:trHeight w:val="144"/>
        </w:trPr>
        <w:tc>
          <w:tcPr>
            <w:tcW w:w="900" w:type="pct"/>
            <w:vMerge/>
          </w:tcPr>
          <w:p w:rsidR="00AA76CB" w:rsidRPr="00D8423D" w:rsidRDefault="00AA76CB" w:rsidP="00AA76CB">
            <w:pPr>
              <w:pStyle w:val="Heading4"/>
            </w:pPr>
          </w:p>
        </w:tc>
        <w:tc>
          <w:tcPr>
            <w:tcW w:w="802" w:type="pct"/>
            <w:gridSpan w:val="3"/>
            <w:shd w:val="clear" w:color="auto" w:fill="auto"/>
          </w:tcPr>
          <w:p w:rsidR="00AA76CB" w:rsidRPr="007E3A4F" w:rsidRDefault="00AA76CB" w:rsidP="00AA76CB">
            <w:pPr>
              <w:pStyle w:val="Tablecell"/>
              <w:keepNext/>
              <w:keepLines/>
              <w:framePr w:hSpace="0" w:wrap="auto" w:vAnchor="margin" w:yAlign="inline"/>
              <w:widowControl/>
              <w:suppressOverlap w:val="0"/>
            </w:pPr>
          </w:p>
        </w:tc>
        <w:tc>
          <w:tcPr>
            <w:tcW w:w="3298" w:type="pct"/>
            <w:gridSpan w:val="13"/>
            <w:shd w:val="clear" w:color="auto" w:fill="auto"/>
          </w:tcPr>
          <w:p w:rsidR="00AA76CB" w:rsidRDefault="00AA76CB" w:rsidP="00AA76CB">
            <w:pPr>
              <w:pStyle w:val="Tablecell"/>
              <w:keepNext/>
              <w:keepLines/>
              <w:framePr w:hSpace="0" w:wrap="auto" w:vAnchor="margin" w:yAlign="inline"/>
              <w:widowControl/>
              <w:suppressOverlap w:val="0"/>
            </w:pPr>
            <w:r>
              <w:t>Introduction to Networking</w:t>
            </w:r>
          </w:p>
        </w:tc>
      </w:tr>
      <w:tr w:rsidR="00AA76CB" w:rsidRPr="00D8423D" w:rsidTr="00D261F5">
        <w:trPr>
          <w:trHeight w:val="144"/>
        </w:trPr>
        <w:tc>
          <w:tcPr>
            <w:tcW w:w="900" w:type="pct"/>
          </w:tcPr>
          <w:p w:rsidR="00AA76CB" w:rsidRPr="00D8423D" w:rsidRDefault="00AA76CB" w:rsidP="00AA76CB">
            <w:pPr>
              <w:pStyle w:val="Heading4"/>
            </w:pPr>
            <w:r w:rsidRPr="00D8423D">
              <w:t>Clearance Access</w:t>
            </w:r>
          </w:p>
        </w:tc>
        <w:tc>
          <w:tcPr>
            <w:tcW w:w="4100" w:type="pct"/>
            <w:gridSpan w:val="16"/>
            <w:tcBorders>
              <w:top w:val="single" w:sz="4" w:space="0" w:color="auto"/>
              <w:bottom w:val="single" w:sz="4" w:space="0" w:color="auto"/>
            </w:tcBorders>
          </w:tcPr>
          <w:p w:rsidR="00AA76CB" w:rsidRPr="00D8423D" w:rsidRDefault="00AA76CB" w:rsidP="00AA76CB">
            <w:pPr>
              <w:rPr>
                <w:sz w:val="10"/>
                <w:szCs w:val="10"/>
              </w:rPr>
            </w:pPr>
            <w:r w:rsidRPr="00D8423D">
              <w:t>Security Level: This course/lesson will present information that has a Security Classification of U - Unclassified.</w:t>
            </w:r>
          </w:p>
        </w:tc>
      </w:tr>
      <w:tr w:rsidR="00AA76CB" w:rsidRPr="00D8423D" w:rsidTr="00D261F5">
        <w:trPr>
          <w:trHeight w:val="144"/>
        </w:trPr>
        <w:tc>
          <w:tcPr>
            <w:tcW w:w="900" w:type="pct"/>
          </w:tcPr>
          <w:p w:rsidR="00AA76CB" w:rsidRPr="00D8423D" w:rsidRDefault="00AA76CB" w:rsidP="00AA76CB">
            <w:pPr>
              <w:pStyle w:val="Heading2"/>
            </w:pPr>
            <w:r w:rsidRPr="00D8423D">
              <w:t>Foreign Disclosure Restrictions</w:t>
            </w:r>
          </w:p>
        </w:tc>
        <w:tc>
          <w:tcPr>
            <w:tcW w:w="4100" w:type="pct"/>
            <w:gridSpan w:val="16"/>
            <w:tcBorders>
              <w:top w:val="single" w:sz="4" w:space="0" w:color="auto"/>
              <w:bottom w:val="single" w:sz="4" w:space="0" w:color="auto"/>
            </w:tcBorders>
          </w:tcPr>
          <w:p w:rsidR="00AA76CB" w:rsidRPr="00FA7DDF" w:rsidRDefault="00AA76CB" w:rsidP="00AA76CB">
            <w:r w:rsidRPr="00D8423D">
              <w:t>FD7. This product/publication has been reviewed by the product developers in coordination with the USA</w:t>
            </w:r>
            <w:r>
              <w:t>CYBER</w:t>
            </w:r>
            <w:r w:rsidRPr="00D8423D">
              <w:t>COE&amp;FG foreign disclosure authority. This product is NOT releasable to students from foreign countries.</w:t>
            </w:r>
          </w:p>
        </w:tc>
      </w:tr>
      <w:tr w:rsidR="00AA76CB" w:rsidRPr="00D8423D" w:rsidTr="00D261F5">
        <w:trPr>
          <w:trHeight w:val="144"/>
        </w:trPr>
        <w:tc>
          <w:tcPr>
            <w:tcW w:w="900" w:type="pct"/>
            <w:vMerge w:val="restart"/>
            <w:tcBorders>
              <w:right w:val="single" w:sz="4" w:space="0" w:color="auto"/>
            </w:tcBorders>
          </w:tcPr>
          <w:p w:rsidR="00AA76CB" w:rsidRPr="00D8423D" w:rsidRDefault="00AA76CB" w:rsidP="00AA76CB">
            <w:pPr>
              <w:pStyle w:val="Heading4"/>
            </w:pPr>
            <w:r w:rsidRPr="00D8423D">
              <w:t>References</w:t>
            </w:r>
          </w:p>
        </w:tc>
        <w:tc>
          <w:tcPr>
            <w:tcW w:w="662" w:type="pct"/>
            <w:tcBorders>
              <w:top w:val="single" w:sz="4" w:space="0" w:color="auto"/>
              <w:left w:val="single" w:sz="4" w:space="0" w:color="auto"/>
              <w:bottom w:val="single" w:sz="4" w:space="0" w:color="auto"/>
              <w:right w:val="single" w:sz="4" w:space="0" w:color="auto"/>
            </w:tcBorders>
          </w:tcPr>
          <w:p w:rsidR="00AA76CB" w:rsidRPr="00190316" w:rsidRDefault="00AA76CB" w:rsidP="00AA76CB">
            <w:pPr>
              <w:pStyle w:val="NoSpacing"/>
            </w:pPr>
            <w:r w:rsidRPr="00190316">
              <w:t>Number</w:t>
            </w:r>
          </w:p>
        </w:tc>
        <w:tc>
          <w:tcPr>
            <w:tcW w:w="2857" w:type="pct"/>
            <w:gridSpan w:val="11"/>
            <w:tcBorders>
              <w:top w:val="single" w:sz="4" w:space="0" w:color="auto"/>
              <w:left w:val="single" w:sz="4" w:space="0" w:color="auto"/>
              <w:bottom w:val="single" w:sz="4" w:space="0" w:color="auto"/>
              <w:right w:val="single" w:sz="4" w:space="0" w:color="auto"/>
            </w:tcBorders>
          </w:tcPr>
          <w:p w:rsidR="00AA76CB" w:rsidRPr="00190316" w:rsidRDefault="00AA76CB" w:rsidP="00AA76CB">
            <w:pPr>
              <w:pStyle w:val="NoSpacing"/>
            </w:pPr>
            <w:r w:rsidRPr="00190316">
              <w:t>Title</w:t>
            </w:r>
          </w:p>
        </w:tc>
        <w:tc>
          <w:tcPr>
            <w:tcW w:w="581" w:type="pct"/>
            <w:gridSpan w:val="4"/>
            <w:tcBorders>
              <w:top w:val="single" w:sz="4" w:space="0" w:color="auto"/>
              <w:left w:val="single" w:sz="4" w:space="0" w:color="auto"/>
              <w:bottom w:val="single" w:sz="4" w:space="0" w:color="auto"/>
              <w:right w:val="single" w:sz="4" w:space="0" w:color="auto"/>
            </w:tcBorders>
          </w:tcPr>
          <w:p w:rsidR="00AA76CB" w:rsidRPr="00190316" w:rsidRDefault="00AA76CB" w:rsidP="00AA76CB">
            <w:pPr>
              <w:pStyle w:val="NoSpacing"/>
            </w:pPr>
            <w:r w:rsidRPr="00190316">
              <w:t>Date</w:t>
            </w:r>
          </w:p>
        </w:tc>
      </w:tr>
      <w:tr w:rsidR="00AA76CB" w:rsidRPr="00D8423D" w:rsidTr="00D261F5">
        <w:trPr>
          <w:trHeight w:val="144"/>
        </w:trPr>
        <w:tc>
          <w:tcPr>
            <w:tcW w:w="900" w:type="pct"/>
            <w:vMerge/>
            <w:tcBorders>
              <w:right w:val="single" w:sz="4" w:space="0" w:color="auto"/>
            </w:tcBorders>
          </w:tcPr>
          <w:p w:rsidR="00AA76CB" w:rsidRPr="00D8423D" w:rsidRDefault="00AA76CB" w:rsidP="00AA76CB">
            <w:pPr>
              <w:pStyle w:val="Heading4"/>
            </w:pPr>
          </w:p>
        </w:tc>
        <w:tc>
          <w:tcPr>
            <w:tcW w:w="662" w:type="pct"/>
            <w:tcBorders>
              <w:top w:val="single" w:sz="4" w:space="0" w:color="auto"/>
              <w:left w:val="single" w:sz="4" w:space="0" w:color="auto"/>
              <w:bottom w:val="single" w:sz="4" w:space="0" w:color="auto"/>
              <w:right w:val="single" w:sz="4" w:space="0" w:color="auto"/>
            </w:tcBorders>
          </w:tcPr>
          <w:p w:rsidR="00AA76CB" w:rsidRPr="00EE0FB4" w:rsidRDefault="00AA76CB" w:rsidP="00AA76CB">
            <w:pPr>
              <w:pStyle w:val="Tablecell"/>
              <w:framePr w:wrap="around"/>
            </w:pPr>
            <w:r w:rsidRPr="00EE0FB4">
              <w:t>13788</w:t>
            </w:r>
          </w:p>
        </w:tc>
        <w:tc>
          <w:tcPr>
            <w:tcW w:w="2857" w:type="pct"/>
            <w:gridSpan w:val="11"/>
            <w:tcBorders>
              <w:top w:val="single" w:sz="4" w:space="0" w:color="auto"/>
              <w:left w:val="single" w:sz="4" w:space="0" w:color="auto"/>
              <w:bottom w:val="single" w:sz="4" w:space="0" w:color="auto"/>
              <w:right w:val="single" w:sz="4" w:space="0" w:color="auto"/>
            </w:tcBorders>
          </w:tcPr>
          <w:p w:rsidR="00AA76CB" w:rsidRPr="00DB7D39" w:rsidRDefault="00AA76CB" w:rsidP="00AA76CB">
            <w:pPr>
              <w:pStyle w:val="Tablecell"/>
              <w:framePr w:wrap="around"/>
            </w:pPr>
            <w:r w:rsidRPr="00EE0FB4">
              <w:t>IP Addressing and Subnetting for New Users</w:t>
            </w:r>
            <w:r>
              <w:t>, Cisco Corporation</w:t>
            </w:r>
          </w:p>
        </w:tc>
        <w:tc>
          <w:tcPr>
            <w:tcW w:w="581" w:type="pct"/>
            <w:gridSpan w:val="4"/>
            <w:tcBorders>
              <w:top w:val="single" w:sz="4" w:space="0" w:color="auto"/>
              <w:left w:val="single" w:sz="4" w:space="0" w:color="auto"/>
              <w:bottom w:val="single" w:sz="4" w:space="0" w:color="auto"/>
              <w:right w:val="single" w:sz="4" w:space="0" w:color="auto"/>
            </w:tcBorders>
          </w:tcPr>
          <w:p w:rsidR="00AA76CB" w:rsidRPr="00DB7D39" w:rsidRDefault="00AA76CB" w:rsidP="00AA76CB">
            <w:pPr>
              <w:pStyle w:val="Tablecell"/>
              <w:framePr w:wrap="around"/>
            </w:pPr>
            <w:r>
              <w:t>09/26/05</w:t>
            </w:r>
          </w:p>
        </w:tc>
      </w:tr>
      <w:tr w:rsidR="00AA76CB" w:rsidRPr="00D8423D" w:rsidTr="00D261F5">
        <w:trPr>
          <w:trHeight w:val="144"/>
        </w:trPr>
        <w:tc>
          <w:tcPr>
            <w:tcW w:w="900" w:type="pct"/>
          </w:tcPr>
          <w:p w:rsidR="00AA76CB" w:rsidRPr="00D8423D" w:rsidRDefault="00AA76CB" w:rsidP="00AA76CB">
            <w:pPr>
              <w:pStyle w:val="Heading4"/>
            </w:pPr>
            <w:r w:rsidRPr="00D8423D">
              <w:t>Student Study Assignments</w:t>
            </w:r>
          </w:p>
        </w:tc>
        <w:tc>
          <w:tcPr>
            <w:tcW w:w="4100" w:type="pct"/>
            <w:gridSpan w:val="16"/>
            <w:tcBorders>
              <w:top w:val="single" w:sz="4" w:space="0" w:color="auto"/>
              <w:bottom w:val="single" w:sz="4" w:space="0" w:color="auto"/>
            </w:tcBorders>
          </w:tcPr>
          <w:p w:rsidR="00AA76CB" w:rsidRPr="00D8423D" w:rsidRDefault="00AA76CB" w:rsidP="00AA76CB">
            <w:r w:rsidRPr="00D8423D">
              <w:t>NONE</w:t>
            </w:r>
          </w:p>
        </w:tc>
      </w:tr>
      <w:tr w:rsidR="00AA76CB" w:rsidRPr="00D8423D" w:rsidTr="00D261F5">
        <w:trPr>
          <w:trHeight w:val="144"/>
        </w:trPr>
        <w:tc>
          <w:tcPr>
            <w:tcW w:w="900" w:type="pct"/>
          </w:tcPr>
          <w:p w:rsidR="00AA76CB" w:rsidRPr="00D8423D" w:rsidRDefault="00AA76CB" w:rsidP="00AA76CB">
            <w:pPr>
              <w:pStyle w:val="Heading4"/>
            </w:pPr>
            <w:r w:rsidRPr="00D8423D">
              <w:t>Instructor Requirements</w:t>
            </w:r>
          </w:p>
        </w:tc>
        <w:tc>
          <w:tcPr>
            <w:tcW w:w="4100" w:type="pct"/>
            <w:gridSpan w:val="16"/>
            <w:tcBorders>
              <w:top w:val="single" w:sz="4" w:space="0" w:color="auto"/>
              <w:bottom w:val="single" w:sz="4" w:space="0" w:color="auto"/>
            </w:tcBorders>
          </w:tcPr>
          <w:p w:rsidR="00AA76CB" w:rsidRPr="0067164A" w:rsidRDefault="00AA76CB" w:rsidP="00AA76CB">
            <w:r>
              <w:t>Two</w:t>
            </w:r>
            <w:r w:rsidRPr="00FC527D">
              <w:t xml:space="preserve"> </w:t>
            </w:r>
            <w:r w:rsidRPr="00D8423D">
              <w:t>instructor</w:t>
            </w:r>
            <w:r>
              <w:t xml:space="preserve">/facilitators </w:t>
            </w:r>
            <w:r w:rsidRPr="0067164A">
              <w:t xml:space="preserve">for every 16 students. </w:t>
            </w:r>
          </w:p>
          <w:p w:rsidR="00AA76CB" w:rsidRPr="00550FA5" w:rsidRDefault="00AA76CB" w:rsidP="00AA76CB">
            <w:r w:rsidRPr="0067164A">
              <w:t>Instructors/Facilitators presenting this training will be certified in accordance with TRADOC Regulation 350-70-3 and Army Regulation 614-200.</w:t>
            </w:r>
          </w:p>
        </w:tc>
      </w:tr>
      <w:tr w:rsidR="00AA76CB" w:rsidRPr="00D8423D" w:rsidTr="00D261F5">
        <w:trPr>
          <w:trHeight w:val="144"/>
        </w:trPr>
        <w:tc>
          <w:tcPr>
            <w:tcW w:w="900" w:type="pct"/>
          </w:tcPr>
          <w:p w:rsidR="00AA76CB" w:rsidRPr="00D8423D" w:rsidRDefault="00AA76CB" w:rsidP="00AA76CB">
            <w:pPr>
              <w:pStyle w:val="Heading4"/>
            </w:pPr>
            <w:r w:rsidRPr="00D8423D">
              <w:t xml:space="preserve">Additional Support </w:t>
            </w:r>
            <w:r w:rsidRPr="00D8423D">
              <w:lastRenderedPageBreak/>
              <w:t>Personnel Requirements</w:t>
            </w:r>
          </w:p>
        </w:tc>
        <w:tc>
          <w:tcPr>
            <w:tcW w:w="4100" w:type="pct"/>
            <w:gridSpan w:val="16"/>
            <w:tcBorders>
              <w:top w:val="single" w:sz="4" w:space="0" w:color="auto"/>
            </w:tcBorders>
          </w:tcPr>
          <w:p w:rsidR="00AA76CB" w:rsidRPr="00CC1F5F" w:rsidRDefault="00AA76CB" w:rsidP="00AA76CB">
            <w:r w:rsidRPr="00D8423D">
              <w:lastRenderedPageBreak/>
              <w:t>NONE</w:t>
            </w:r>
          </w:p>
        </w:tc>
      </w:tr>
      <w:tr w:rsidR="00AA76CB" w:rsidRPr="00D8423D" w:rsidTr="00D261F5">
        <w:trPr>
          <w:trHeight w:val="144"/>
        </w:trPr>
        <w:tc>
          <w:tcPr>
            <w:tcW w:w="900" w:type="pct"/>
            <w:vMerge w:val="restart"/>
            <w:tcBorders>
              <w:right w:val="single" w:sz="4" w:space="0" w:color="auto"/>
            </w:tcBorders>
          </w:tcPr>
          <w:p w:rsidR="00AA76CB" w:rsidRPr="00D8423D" w:rsidRDefault="00AA76CB" w:rsidP="00AA76CB">
            <w:pPr>
              <w:pStyle w:val="Heading4"/>
            </w:pPr>
            <w:r w:rsidRPr="00D8423D">
              <w:lastRenderedPageBreak/>
              <w:t>Equipment Required for Instruction</w:t>
            </w:r>
          </w:p>
        </w:tc>
        <w:tc>
          <w:tcPr>
            <w:tcW w:w="2398" w:type="pct"/>
            <w:gridSpan w:val="6"/>
            <w:tcBorders>
              <w:top w:val="single" w:sz="4" w:space="0" w:color="auto"/>
              <w:left w:val="single" w:sz="4" w:space="0" w:color="auto"/>
              <w:bottom w:val="single" w:sz="4" w:space="0" w:color="auto"/>
              <w:right w:val="single" w:sz="4" w:space="0" w:color="auto"/>
            </w:tcBorders>
            <w:vAlign w:val="bottom"/>
          </w:tcPr>
          <w:p w:rsidR="00AA76CB" w:rsidRPr="00F41D9A" w:rsidRDefault="00AA76CB" w:rsidP="00AA76CB">
            <w:pPr>
              <w:pStyle w:val="NoSpacing"/>
            </w:pPr>
            <w:r w:rsidRPr="00F41D9A">
              <w:t>ID - Name</w:t>
            </w:r>
          </w:p>
        </w:tc>
        <w:tc>
          <w:tcPr>
            <w:tcW w:w="333" w:type="pct"/>
            <w:gridSpan w:val="2"/>
            <w:tcBorders>
              <w:top w:val="single" w:sz="4" w:space="0" w:color="auto"/>
              <w:left w:val="single" w:sz="4" w:space="0" w:color="auto"/>
              <w:bottom w:val="single" w:sz="4" w:space="0" w:color="auto"/>
              <w:right w:val="single" w:sz="4" w:space="0" w:color="auto"/>
            </w:tcBorders>
            <w:vAlign w:val="bottom"/>
          </w:tcPr>
          <w:p w:rsidR="00AA76CB" w:rsidRPr="00F41D9A" w:rsidRDefault="00AA76CB" w:rsidP="00AA76CB">
            <w:pPr>
              <w:pStyle w:val="NoSpacing"/>
            </w:pPr>
            <w:r w:rsidRPr="00F41D9A">
              <w:t>Stu Ratio</w:t>
            </w:r>
          </w:p>
        </w:tc>
        <w:tc>
          <w:tcPr>
            <w:tcW w:w="375" w:type="pct"/>
            <w:tcBorders>
              <w:top w:val="single" w:sz="4" w:space="0" w:color="auto"/>
              <w:left w:val="single" w:sz="4" w:space="0" w:color="auto"/>
              <w:bottom w:val="single" w:sz="4" w:space="0" w:color="auto"/>
              <w:right w:val="single" w:sz="4" w:space="0" w:color="auto"/>
            </w:tcBorders>
            <w:vAlign w:val="bottom"/>
          </w:tcPr>
          <w:p w:rsidR="00AA76CB" w:rsidRPr="00F41D9A" w:rsidRDefault="00AA76CB" w:rsidP="00AA76CB">
            <w:pPr>
              <w:pStyle w:val="NoSpacing"/>
            </w:pPr>
            <w:r w:rsidRPr="00F41D9A">
              <w:t>Inst Ratio</w:t>
            </w:r>
          </w:p>
        </w:tc>
        <w:tc>
          <w:tcPr>
            <w:tcW w:w="326" w:type="pct"/>
            <w:gridSpan w:val="2"/>
            <w:tcBorders>
              <w:top w:val="single" w:sz="4" w:space="0" w:color="auto"/>
              <w:left w:val="single" w:sz="4" w:space="0" w:color="auto"/>
              <w:bottom w:val="single" w:sz="4" w:space="0" w:color="auto"/>
              <w:right w:val="single" w:sz="4" w:space="0" w:color="auto"/>
            </w:tcBorders>
            <w:vAlign w:val="bottom"/>
          </w:tcPr>
          <w:p w:rsidR="00AA76CB" w:rsidRPr="00F41D9A" w:rsidRDefault="00AA76CB" w:rsidP="00AA76CB">
            <w:pPr>
              <w:pStyle w:val="NoSpacing"/>
            </w:pPr>
            <w:r w:rsidRPr="00F41D9A">
              <w:t>Spt</w:t>
            </w:r>
          </w:p>
        </w:tc>
        <w:tc>
          <w:tcPr>
            <w:tcW w:w="327" w:type="pct"/>
            <w:gridSpan w:val="4"/>
            <w:tcBorders>
              <w:top w:val="single" w:sz="4" w:space="0" w:color="auto"/>
              <w:left w:val="single" w:sz="4" w:space="0" w:color="auto"/>
              <w:bottom w:val="single" w:sz="4" w:space="0" w:color="auto"/>
              <w:right w:val="single" w:sz="4" w:space="0" w:color="auto"/>
            </w:tcBorders>
            <w:vAlign w:val="bottom"/>
          </w:tcPr>
          <w:p w:rsidR="00AA76CB" w:rsidRPr="00F41D9A" w:rsidRDefault="00AA76CB" w:rsidP="00AA76CB">
            <w:pPr>
              <w:pStyle w:val="NoSpacing"/>
            </w:pPr>
            <w:r w:rsidRPr="00F41D9A">
              <w:t>Qty</w:t>
            </w:r>
          </w:p>
        </w:tc>
        <w:tc>
          <w:tcPr>
            <w:tcW w:w="341" w:type="pct"/>
            <w:tcBorders>
              <w:top w:val="single" w:sz="4" w:space="0" w:color="auto"/>
              <w:left w:val="single" w:sz="4" w:space="0" w:color="auto"/>
              <w:bottom w:val="single" w:sz="4" w:space="0" w:color="auto"/>
              <w:right w:val="single" w:sz="4" w:space="0" w:color="auto"/>
            </w:tcBorders>
            <w:vAlign w:val="bottom"/>
          </w:tcPr>
          <w:p w:rsidR="00AA76CB" w:rsidRPr="00F41D9A" w:rsidRDefault="00AA76CB" w:rsidP="00AA76CB">
            <w:pPr>
              <w:pStyle w:val="NoSpacing"/>
            </w:pPr>
            <w:r w:rsidRPr="00F41D9A">
              <w:t>Exp</w:t>
            </w:r>
          </w:p>
        </w:tc>
      </w:tr>
      <w:tr w:rsidR="00AA76CB" w:rsidRPr="00D8423D" w:rsidTr="00D261F5">
        <w:trPr>
          <w:trHeight w:val="144"/>
        </w:trPr>
        <w:tc>
          <w:tcPr>
            <w:tcW w:w="900" w:type="pct"/>
            <w:vMerge/>
            <w:tcBorders>
              <w:right w:val="single" w:sz="4" w:space="0" w:color="auto"/>
            </w:tcBorders>
          </w:tcPr>
          <w:p w:rsidR="00AA76CB" w:rsidRPr="00D8423D" w:rsidRDefault="00AA76CB" w:rsidP="00AA76CB">
            <w:pPr>
              <w:pStyle w:val="Heading4"/>
            </w:pPr>
          </w:p>
        </w:tc>
        <w:tc>
          <w:tcPr>
            <w:tcW w:w="2398" w:type="pct"/>
            <w:gridSpan w:val="6"/>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6130-00-059-3404 – Power Supply</w:t>
            </w:r>
          </w:p>
        </w:tc>
        <w:tc>
          <w:tcPr>
            <w:tcW w:w="333" w:type="pct"/>
            <w:gridSpan w:val="2"/>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0:0</w:t>
            </w:r>
          </w:p>
        </w:tc>
        <w:tc>
          <w:tcPr>
            <w:tcW w:w="375" w:type="pct"/>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0:0</w:t>
            </w:r>
          </w:p>
        </w:tc>
        <w:tc>
          <w:tcPr>
            <w:tcW w:w="326" w:type="pct"/>
            <w:gridSpan w:val="2"/>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No</w:t>
            </w:r>
          </w:p>
        </w:tc>
        <w:tc>
          <w:tcPr>
            <w:tcW w:w="327" w:type="pct"/>
            <w:gridSpan w:val="4"/>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18</w:t>
            </w:r>
          </w:p>
        </w:tc>
        <w:tc>
          <w:tcPr>
            <w:tcW w:w="341" w:type="pct"/>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No</w:t>
            </w:r>
          </w:p>
        </w:tc>
      </w:tr>
      <w:tr w:rsidR="00AA76CB" w:rsidRPr="00D8423D" w:rsidTr="00D261F5">
        <w:trPr>
          <w:trHeight w:val="144"/>
        </w:trPr>
        <w:tc>
          <w:tcPr>
            <w:tcW w:w="900" w:type="pct"/>
            <w:vMerge/>
            <w:tcBorders>
              <w:right w:val="single" w:sz="4" w:space="0" w:color="auto"/>
            </w:tcBorders>
          </w:tcPr>
          <w:p w:rsidR="00AA76CB" w:rsidRPr="00D8423D" w:rsidRDefault="00AA76CB" w:rsidP="00AA76CB">
            <w:pPr>
              <w:pStyle w:val="Heading4"/>
            </w:pPr>
          </w:p>
        </w:tc>
        <w:tc>
          <w:tcPr>
            <w:tcW w:w="2398" w:type="pct"/>
            <w:gridSpan w:val="6"/>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7195-01-184-5595 – Workstation, On Line</w:t>
            </w:r>
          </w:p>
        </w:tc>
        <w:tc>
          <w:tcPr>
            <w:tcW w:w="333" w:type="pct"/>
            <w:gridSpan w:val="2"/>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0:0</w:t>
            </w:r>
          </w:p>
        </w:tc>
        <w:tc>
          <w:tcPr>
            <w:tcW w:w="375" w:type="pct"/>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0:0</w:t>
            </w:r>
          </w:p>
        </w:tc>
        <w:tc>
          <w:tcPr>
            <w:tcW w:w="326" w:type="pct"/>
            <w:gridSpan w:val="2"/>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No</w:t>
            </w:r>
          </w:p>
        </w:tc>
        <w:tc>
          <w:tcPr>
            <w:tcW w:w="327" w:type="pct"/>
            <w:gridSpan w:val="4"/>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18</w:t>
            </w:r>
          </w:p>
        </w:tc>
        <w:tc>
          <w:tcPr>
            <w:tcW w:w="341" w:type="pct"/>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No</w:t>
            </w:r>
          </w:p>
        </w:tc>
      </w:tr>
      <w:tr w:rsidR="00AA76CB" w:rsidRPr="00D8423D" w:rsidTr="00D261F5">
        <w:trPr>
          <w:trHeight w:val="144"/>
        </w:trPr>
        <w:tc>
          <w:tcPr>
            <w:tcW w:w="900" w:type="pct"/>
            <w:vMerge/>
            <w:tcBorders>
              <w:right w:val="single" w:sz="4" w:space="0" w:color="auto"/>
            </w:tcBorders>
          </w:tcPr>
          <w:p w:rsidR="00AA76CB" w:rsidRPr="00D8423D" w:rsidRDefault="00AA76CB" w:rsidP="00AA76CB">
            <w:pPr>
              <w:pStyle w:val="Heading4"/>
            </w:pPr>
          </w:p>
        </w:tc>
        <w:tc>
          <w:tcPr>
            <w:tcW w:w="2398" w:type="pct"/>
            <w:gridSpan w:val="6"/>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7010-01-226-2157 – Monitor, Computer Display</w:t>
            </w:r>
          </w:p>
        </w:tc>
        <w:tc>
          <w:tcPr>
            <w:tcW w:w="333" w:type="pct"/>
            <w:gridSpan w:val="2"/>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0:0</w:t>
            </w:r>
          </w:p>
        </w:tc>
        <w:tc>
          <w:tcPr>
            <w:tcW w:w="375" w:type="pct"/>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0:0</w:t>
            </w:r>
          </w:p>
        </w:tc>
        <w:tc>
          <w:tcPr>
            <w:tcW w:w="326" w:type="pct"/>
            <w:gridSpan w:val="2"/>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No</w:t>
            </w:r>
          </w:p>
        </w:tc>
        <w:tc>
          <w:tcPr>
            <w:tcW w:w="327" w:type="pct"/>
            <w:gridSpan w:val="4"/>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18</w:t>
            </w:r>
          </w:p>
        </w:tc>
        <w:tc>
          <w:tcPr>
            <w:tcW w:w="341" w:type="pct"/>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No</w:t>
            </w:r>
          </w:p>
        </w:tc>
      </w:tr>
      <w:tr w:rsidR="00AA76CB" w:rsidRPr="00D8423D" w:rsidTr="00D261F5">
        <w:trPr>
          <w:trHeight w:val="144"/>
        </w:trPr>
        <w:tc>
          <w:tcPr>
            <w:tcW w:w="900" w:type="pct"/>
            <w:vMerge/>
            <w:tcBorders>
              <w:right w:val="single" w:sz="4" w:space="0" w:color="auto"/>
            </w:tcBorders>
          </w:tcPr>
          <w:p w:rsidR="00AA76CB" w:rsidRPr="00D8423D" w:rsidRDefault="00AA76CB" w:rsidP="00AA76CB">
            <w:pPr>
              <w:pStyle w:val="Heading4"/>
            </w:pPr>
          </w:p>
        </w:tc>
        <w:tc>
          <w:tcPr>
            <w:tcW w:w="2398" w:type="pct"/>
            <w:gridSpan w:val="6"/>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7025-01-240-4345 – Chair, Desk, Lounge with Arms</w:t>
            </w:r>
          </w:p>
        </w:tc>
        <w:tc>
          <w:tcPr>
            <w:tcW w:w="333" w:type="pct"/>
            <w:gridSpan w:val="2"/>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0:0</w:t>
            </w:r>
          </w:p>
        </w:tc>
        <w:tc>
          <w:tcPr>
            <w:tcW w:w="375" w:type="pct"/>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0:0</w:t>
            </w:r>
          </w:p>
        </w:tc>
        <w:tc>
          <w:tcPr>
            <w:tcW w:w="326" w:type="pct"/>
            <w:gridSpan w:val="2"/>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No</w:t>
            </w:r>
          </w:p>
        </w:tc>
        <w:tc>
          <w:tcPr>
            <w:tcW w:w="327" w:type="pct"/>
            <w:gridSpan w:val="4"/>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18</w:t>
            </w:r>
          </w:p>
        </w:tc>
        <w:tc>
          <w:tcPr>
            <w:tcW w:w="341" w:type="pct"/>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No</w:t>
            </w:r>
          </w:p>
        </w:tc>
      </w:tr>
      <w:tr w:rsidR="00AA76CB" w:rsidRPr="00D8423D" w:rsidTr="00D261F5">
        <w:trPr>
          <w:trHeight w:val="144"/>
        </w:trPr>
        <w:tc>
          <w:tcPr>
            <w:tcW w:w="900" w:type="pct"/>
            <w:vMerge/>
            <w:tcBorders>
              <w:right w:val="single" w:sz="4" w:space="0" w:color="auto"/>
            </w:tcBorders>
          </w:tcPr>
          <w:p w:rsidR="00AA76CB" w:rsidRPr="00D8423D" w:rsidRDefault="00AA76CB" w:rsidP="00AA76CB">
            <w:pPr>
              <w:pStyle w:val="Heading4"/>
            </w:pPr>
          </w:p>
        </w:tc>
        <w:tc>
          <w:tcPr>
            <w:tcW w:w="2398" w:type="pct"/>
            <w:gridSpan w:val="6"/>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5820-00-512-9091 – Monitor-Receiver, Television</w:t>
            </w:r>
          </w:p>
        </w:tc>
        <w:tc>
          <w:tcPr>
            <w:tcW w:w="333" w:type="pct"/>
            <w:gridSpan w:val="2"/>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0:0</w:t>
            </w:r>
          </w:p>
        </w:tc>
        <w:tc>
          <w:tcPr>
            <w:tcW w:w="375" w:type="pct"/>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0:0</w:t>
            </w:r>
          </w:p>
        </w:tc>
        <w:tc>
          <w:tcPr>
            <w:tcW w:w="326" w:type="pct"/>
            <w:gridSpan w:val="2"/>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No</w:t>
            </w:r>
          </w:p>
        </w:tc>
        <w:tc>
          <w:tcPr>
            <w:tcW w:w="327" w:type="pct"/>
            <w:gridSpan w:val="4"/>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1</w:t>
            </w:r>
          </w:p>
        </w:tc>
        <w:tc>
          <w:tcPr>
            <w:tcW w:w="341" w:type="pct"/>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No</w:t>
            </w:r>
          </w:p>
        </w:tc>
      </w:tr>
      <w:tr w:rsidR="00AA76CB" w:rsidRPr="00D8423D" w:rsidTr="00D261F5">
        <w:trPr>
          <w:trHeight w:val="144"/>
        </w:trPr>
        <w:tc>
          <w:tcPr>
            <w:tcW w:w="900" w:type="pct"/>
            <w:vMerge/>
            <w:tcBorders>
              <w:right w:val="single" w:sz="4" w:space="0" w:color="auto"/>
            </w:tcBorders>
          </w:tcPr>
          <w:p w:rsidR="00AA76CB" w:rsidRPr="00D8423D" w:rsidRDefault="00AA76CB" w:rsidP="00AA76CB">
            <w:pPr>
              <w:pStyle w:val="Heading4"/>
            </w:pPr>
          </w:p>
        </w:tc>
        <w:tc>
          <w:tcPr>
            <w:tcW w:w="2398" w:type="pct"/>
            <w:gridSpan w:val="6"/>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 xml:space="preserve">7510-01-316-6213 – Whiteboard with markers and an eraser </w:t>
            </w:r>
          </w:p>
        </w:tc>
        <w:tc>
          <w:tcPr>
            <w:tcW w:w="333" w:type="pct"/>
            <w:gridSpan w:val="2"/>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0:0</w:t>
            </w:r>
          </w:p>
        </w:tc>
        <w:tc>
          <w:tcPr>
            <w:tcW w:w="375" w:type="pct"/>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0:0</w:t>
            </w:r>
          </w:p>
        </w:tc>
        <w:tc>
          <w:tcPr>
            <w:tcW w:w="326" w:type="pct"/>
            <w:gridSpan w:val="2"/>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No</w:t>
            </w:r>
          </w:p>
        </w:tc>
        <w:tc>
          <w:tcPr>
            <w:tcW w:w="327" w:type="pct"/>
            <w:gridSpan w:val="4"/>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1</w:t>
            </w:r>
          </w:p>
        </w:tc>
        <w:tc>
          <w:tcPr>
            <w:tcW w:w="341" w:type="pct"/>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No</w:t>
            </w:r>
          </w:p>
        </w:tc>
      </w:tr>
      <w:tr w:rsidR="00AA76CB" w:rsidRPr="00D8423D" w:rsidTr="00D261F5">
        <w:trPr>
          <w:trHeight w:val="144"/>
        </w:trPr>
        <w:tc>
          <w:tcPr>
            <w:tcW w:w="900" w:type="pct"/>
            <w:vMerge/>
            <w:tcBorders>
              <w:right w:val="single" w:sz="4" w:space="0" w:color="auto"/>
            </w:tcBorders>
          </w:tcPr>
          <w:p w:rsidR="00AA76CB" w:rsidRPr="00D8423D" w:rsidRDefault="00AA76CB" w:rsidP="00AA76CB">
            <w:pPr>
              <w:pStyle w:val="Heading4"/>
            </w:pPr>
          </w:p>
        </w:tc>
        <w:tc>
          <w:tcPr>
            <w:tcW w:w="2398" w:type="pct"/>
            <w:gridSpan w:val="6"/>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7025-01-240-4345 – Printer, Automatic Data Processing</w:t>
            </w:r>
          </w:p>
        </w:tc>
        <w:tc>
          <w:tcPr>
            <w:tcW w:w="333" w:type="pct"/>
            <w:gridSpan w:val="2"/>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0:0</w:t>
            </w:r>
          </w:p>
        </w:tc>
        <w:tc>
          <w:tcPr>
            <w:tcW w:w="375" w:type="pct"/>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0:0</w:t>
            </w:r>
          </w:p>
        </w:tc>
        <w:tc>
          <w:tcPr>
            <w:tcW w:w="326" w:type="pct"/>
            <w:gridSpan w:val="2"/>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No</w:t>
            </w:r>
          </w:p>
        </w:tc>
        <w:tc>
          <w:tcPr>
            <w:tcW w:w="327" w:type="pct"/>
            <w:gridSpan w:val="4"/>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1</w:t>
            </w:r>
          </w:p>
        </w:tc>
        <w:tc>
          <w:tcPr>
            <w:tcW w:w="341" w:type="pct"/>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No</w:t>
            </w:r>
          </w:p>
        </w:tc>
      </w:tr>
      <w:tr w:rsidR="00AA76CB" w:rsidRPr="00D8423D" w:rsidTr="00D261F5">
        <w:trPr>
          <w:trHeight w:val="144"/>
        </w:trPr>
        <w:tc>
          <w:tcPr>
            <w:tcW w:w="900" w:type="pct"/>
            <w:vMerge/>
            <w:tcBorders>
              <w:right w:val="single" w:sz="4" w:space="0" w:color="auto"/>
            </w:tcBorders>
          </w:tcPr>
          <w:p w:rsidR="00AA76CB" w:rsidRPr="00D8423D" w:rsidRDefault="00AA76CB" w:rsidP="00AA76CB">
            <w:pPr>
              <w:pStyle w:val="Heading4"/>
            </w:pPr>
          </w:p>
        </w:tc>
        <w:tc>
          <w:tcPr>
            <w:tcW w:w="2398" w:type="pct"/>
            <w:gridSpan w:val="6"/>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7125-00-269-8534 – Cabinet, Storage</w:t>
            </w:r>
          </w:p>
        </w:tc>
        <w:tc>
          <w:tcPr>
            <w:tcW w:w="333" w:type="pct"/>
            <w:gridSpan w:val="2"/>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0:0</w:t>
            </w:r>
          </w:p>
        </w:tc>
        <w:tc>
          <w:tcPr>
            <w:tcW w:w="375" w:type="pct"/>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0:0</w:t>
            </w:r>
          </w:p>
        </w:tc>
        <w:tc>
          <w:tcPr>
            <w:tcW w:w="326" w:type="pct"/>
            <w:gridSpan w:val="2"/>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No</w:t>
            </w:r>
          </w:p>
        </w:tc>
        <w:tc>
          <w:tcPr>
            <w:tcW w:w="327" w:type="pct"/>
            <w:gridSpan w:val="4"/>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1</w:t>
            </w:r>
          </w:p>
        </w:tc>
        <w:tc>
          <w:tcPr>
            <w:tcW w:w="341" w:type="pct"/>
            <w:tcBorders>
              <w:top w:val="single" w:sz="4" w:space="0" w:color="auto"/>
              <w:left w:val="single" w:sz="4" w:space="0" w:color="auto"/>
              <w:bottom w:val="single" w:sz="4" w:space="0" w:color="auto"/>
              <w:right w:val="single" w:sz="4" w:space="0" w:color="auto"/>
            </w:tcBorders>
          </w:tcPr>
          <w:p w:rsidR="00AA76CB" w:rsidRPr="008F1FF9" w:rsidRDefault="00AA76CB" w:rsidP="00AA76CB">
            <w:pPr>
              <w:pStyle w:val="Tablecell"/>
              <w:framePr w:wrap="around"/>
            </w:pPr>
            <w:r w:rsidRPr="008F1FF9">
              <w:t>No</w:t>
            </w:r>
          </w:p>
        </w:tc>
      </w:tr>
      <w:tr w:rsidR="00AA76CB" w:rsidRPr="00D8423D" w:rsidTr="00D261F5">
        <w:trPr>
          <w:trHeight w:val="144"/>
        </w:trPr>
        <w:tc>
          <w:tcPr>
            <w:tcW w:w="900" w:type="pct"/>
          </w:tcPr>
          <w:p w:rsidR="00AA76CB" w:rsidRPr="00D8423D" w:rsidRDefault="00AA76CB" w:rsidP="00AA76CB">
            <w:pPr>
              <w:pStyle w:val="Heading4"/>
            </w:pPr>
            <w:r w:rsidRPr="00D8423D">
              <w:t>Materials Required</w:t>
            </w:r>
          </w:p>
        </w:tc>
        <w:tc>
          <w:tcPr>
            <w:tcW w:w="4100" w:type="pct"/>
            <w:gridSpan w:val="16"/>
            <w:tcBorders>
              <w:top w:val="single" w:sz="4" w:space="0" w:color="auto"/>
            </w:tcBorders>
          </w:tcPr>
          <w:p w:rsidR="00AA76CB" w:rsidRPr="00D8423D" w:rsidRDefault="00AA76CB" w:rsidP="00AA76CB">
            <w:pPr>
              <w:pStyle w:val="Heading4"/>
              <w:widowControl w:val="0"/>
            </w:pPr>
            <w:r w:rsidRPr="00D8423D">
              <w:t>Instructor Materials:</w:t>
            </w:r>
          </w:p>
          <w:p w:rsidR="00AA76CB" w:rsidRDefault="00AA76CB" w:rsidP="00AA76CB">
            <w:pPr>
              <w:pStyle w:val="bullet1"/>
            </w:pPr>
            <w:r w:rsidRPr="00D8423D">
              <w:t>Access to</w:t>
            </w:r>
            <w:r>
              <w:t xml:space="preserve"> the</w:t>
            </w:r>
            <w:r w:rsidRPr="00D8423D">
              <w:t xml:space="preserve"> </w:t>
            </w:r>
            <w:r>
              <w:t>instructional</w:t>
            </w:r>
            <w:r w:rsidRPr="00D8423D">
              <w:t xml:space="preserve"> material</w:t>
            </w:r>
            <w:r>
              <w:t>s</w:t>
            </w:r>
            <w:r w:rsidRPr="00D8423D">
              <w:t xml:space="preserve"> through</w:t>
            </w:r>
            <w:r>
              <w:t xml:space="preserve"> the</w:t>
            </w:r>
            <w:r w:rsidRPr="00D8423D">
              <w:t xml:space="preserve"> </w:t>
            </w:r>
            <w:hyperlink r:id="rId8" w:history="1">
              <w:r w:rsidRPr="00060C8F">
                <w:rPr>
                  <w:color w:val="0000FF"/>
                  <w:u w:val="single"/>
                </w:rPr>
                <w:t>GDPOINTS</w:t>
              </w:r>
            </w:hyperlink>
            <w:r>
              <w:t xml:space="preserve"> online Content Management System (CMS) on the </w:t>
            </w:r>
            <w:r w:rsidRPr="00D8423D">
              <w:t xml:space="preserve">General Dynamics </w:t>
            </w:r>
            <w:r>
              <w:t xml:space="preserve">LandWarNet School (LWNS) training </w:t>
            </w:r>
            <w:r w:rsidRPr="00D8423D">
              <w:t>network</w:t>
            </w:r>
            <w:r>
              <w:t>.</w:t>
            </w:r>
          </w:p>
          <w:p w:rsidR="00AA76CB" w:rsidRDefault="00AA76CB" w:rsidP="00AA76CB">
            <w:pPr>
              <w:pStyle w:val="bullet1"/>
              <w:numPr>
                <w:ilvl w:val="0"/>
                <w:numId w:val="1"/>
              </w:numPr>
            </w:pPr>
            <w:r>
              <w:t>Class Roster</w:t>
            </w:r>
          </w:p>
          <w:p w:rsidR="00AA76CB" w:rsidRDefault="00AA76CB" w:rsidP="00AA76CB">
            <w:pPr>
              <w:pStyle w:val="bullet1"/>
              <w:numPr>
                <w:ilvl w:val="0"/>
                <w:numId w:val="1"/>
              </w:numPr>
            </w:pPr>
            <w:r>
              <w:t>Training Schedule</w:t>
            </w:r>
          </w:p>
          <w:p w:rsidR="00AA76CB" w:rsidRPr="00D8423D" w:rsidRDefault="00AA76CB" w:rsidP="00AA76CB">
            <w:pPr>
              <w:pStyle w:val="bullet1"/>
              <w:numPr>
                <w:ilvl w:val="0"/>
                <w:numId w:val="1"/>
              </w:numPr>
            </w:pPr>
            <w:r w:rsidRPr="00CA6C6F">
              <w:t>Risk Assessment</w:t>
            </w:r>
          </w:p>
          <w:p w:rsidR="00AA76CB" w:rsidRPr="003D6B2E" w:rsidRDefault="00AA76CB" w:rsidP="00AA76CB">
            <w:pPr>
              <w:pStyle w:val="Heading4"/>
              <w:widowControl w:val="0"/>
              <w:rPr>
                <w:rStyle w:val="Heading4Char"/>
              </w:rPr>
            </w:pPr>
            <w:r w:rsidRPr="00D8423D">
              <w:t>Student Materials:</w:t>
            </w:r>
          </w:p>
          <w:p w:rsidR="00AA76CB" w:rsidRPr="00D8423D" w:rsidRDefault="00AA76CB" w:rsidP="00AA76CB">
            <w:pPr>
              <w:pStyle w:val="bullet1"/>
              <w:numPr>
                <w:ilvl w:val="0"/>
                <w:numId w:val="1"/>
              </w:numPr>
            </w:pPr>
            <w:r w:rsidRPr="00D8423D">
              <w:t xml:space="preserve">Access to </w:t>
            </w:r>
            <w:r>
              <w:t>the instructional</w:t>
            </w:r>
            <w:r w:rsidRPr="00D8423D">
              <w:t xml:space="preserve"> material</w:t>
            </w:r>
            <w:r>
              <w:t>s</w:t>
            </w:r>
            <w:r w:rsidRPr="00D8423D">
              <w:t xml:space="preserve"> </w:t>
            </w:r>
            <w:r>
              <w:t xml:space="preserve">through </w:t>
            </w:r>
            <w:hyperlink r:id="rId9" w:history="1">
              <w:r w:rsidRPr="00060C8F">
                <w:rPr>
                  <w:color w:val="0000FF"/>
                  <w:u w:val="single"/>
                </w:rPr>
                <w:t>GDPOINTS</w:t>
              </w:r>
            </w:hyperlink>
            <w:r>
              <w:t>. Students may use a mobile device to access the instructional</w:t>
            </w:r>
            <w:r w:rsidRPr="00D8423D">
              <w:t xml:space="preserve"> material</w:t>
            </w:r>
            <w:r>
              <w:t>s.</w:t>
            </w:r>
          </w:p>
        </w:tc>
      </w:tr>
      <w:tr w:rsidR="00AA76CB" w:rsidRPr="00D8423D" w:rsidTr="00D261F5">
        <w:trPr>
          <w:trHeight w:val="144"/>
        </w:trPr>
        <w:tc>
          <w:tcPr>
            <w:tcW w:w="900" w:type="pct"/>
            <w:vMerge w:val="restart"/>
          </w:tcPr>
          <w:p w:rsidR="00AA76CB" w:rsidRPr="00D8423D" w:rsidRDefault="00AA76CB" w:rsidP="00AA76CB">
            <w:pPr>
              <w:pStyle w:val="Heading4"/>
            </w:pPr>
            <w:r w:rsidRPr="00D8423D">
              <w:t>Classroom, Training Area, and Range Requirements</w:t>
            </w:r>
          </w:p>
        </w:tc>
        <w:tc>
          <w:tcPr>
            <w:tcW w:w="2398" w:type="pct"/>
            <w:gridSpan w:val="6"/>
            <w:tcBorders>
              <w:top w:val="single" w:sz="4" w:space="0" w:color="auto"/>
            </w:tcBorders>
            <w:vAlign w:val="bottom"/>
          </w:tcPr>
          <w:p w:rsidR="00AA76CB" w:rsidRPr="00F41D9A" w:rsidRDefault="00AA76CB" w:rsidP="00AA76CB">
            <w:pPr>
              <w:pStyle w:val="NoSpacing"/>
            </w:pPr>
            <w:r w:rsidRPr="00F41D9A">
              <w:t>ID – Name</w:t>
            </w:r>
          </w:p>
        </w:tc>
        <w:tc>
          <w:tcPr>
            <w:tcW w:w="278" w:type="pct"/>
            <w:tcBorders>
              <w:top w:val="single" w:sz="4" w:space="0" w:color="auto"/>
            </w:tcBorders>
            <w:vAlign w:val="bottom"/>
          </w:tcPr>
          <w:p w:rsidR="00AA76CB" w:rsidRPr="00F41D9A" w:rsidRDefault="00AA76CB" w:rsidP="00AA76CB">
            <w:pPr>
              <w:pStyle w:val="NoSpacing"/>
            </w:pPr>
            <w:r>
              <w:t>Qty</w:t>
            </w:r>
            <w:r w:rsidRPr="00F41D9A">
              <w:t xml:space="preserve"> </w:t>
            </w:r>
          </w:p>
        </w:tc>
        <w:tc>
          <w:tcPr>
            <w:tcW w:w="472" w:type="pct"/>
            <w:gridSpan w:val="3"/>
            <w:tcBorders>
              <w:top w:val="single" w:sz="4" w:space="0" w:color="auto"/>
            </w:tcBorders>
            <w:vAlign w:val="bottom"/>
          </w:tcPr>
          <w:p w:rsidR="00AA76CB" w:rsidRPr="00F41D9A" w:rsidRDefault="00AA76CB" w:rsidP="00AA76CB">
            <w:pPr>
              <w:pStyle w:val="NoSpacing"/>
            </w:pPr>
            <w:r w:rsidRPr="00F41D9A">
              <w:t>Student Ratio</w:t>
            </w:r>
          </w:p>
        </w:tc>
        <w:tc>
          <w:tcPr>
            <w:tcW w:w="470" w:type="pct"/>
            <w:gridSpan w:val="4"/>
            <w:tcBorders>
              <w:top w:val="single" w:sz="4" w:space="0" w:color="auto"/>
            </w:tcBorders>
            <w:vAlign w:val="bottom"/>
          </w:tcPr>
          <w:p w:rsidR="00AA76CB" w:rsidRPr="00F41D9A" w:rsidRDefault="00AA76CB" w:rsidP="00AA76CB">
            <w:pPr>
              <w:pStyle w:val="NoSpacing"/>
            </w:pPr>
            <w:r w:rsidRPr="00F41D9A">
              <w:t>Setup</w:t>
            </w:r>
            <w:r w:rsidRPr="00F41D9A">
              <w:br/>
              <w:t>Mins</w:t>
            </w:r>
          </w:p>
        </w:tc>
        <w:tc>
          <w:tcPr>
            <w:tcW w:w="482" w:type="pct"/>
            <w:gridSpan w:val="2"/>
            <w:tcBorders>
              <w:top w:val="single" w:sz="4" w:space="0" w:color="auto"/>
            </w:tcBorders>
            <w:vAlign w:val="bottom"/>
          </w:tcPr>
          <w:p w:rsidR="00AA76CB" w:rsidRPr="00F41D9A" w:rsidRDefault="00AA76CB" w:rsidP="00AA76CB">
            <w:pPr>
              <w:pStyle w:val="NoSpacing"/>
            </w:pPr>
            <w:r w:rsidRPr="00F41D9A">
              <w:t>Cleanup Mins</w:t>
            </w:r>
          </w:p>
        </w:tc>
      </w:tr>
      <w:tr w:rsidR="00AA76CB" w:rsidRPr="00D8423D" w:rsidTr="00D261F5">
        <w:trPr>
          <w:trHeight w:val="144"/>
        </w:trPr>
        <w:tc>
          <w:tcPr>
            <w:tcW w:w="900" w:type="pct"/>
            <w:vMerge/>
          </w:tcPr>
          <w:p w:rsidR="00AA76CB" w:rsidRPr="00D8423D" w:rsidRDefault="00AA76CB" w:rsidP="00AA76CB">
            <w:pPr>
              <w:pStyle w:val="Heading4"/>
            </w:pPr>
          </w:p>
        </w:tc>
        <w:tc>
          <w:tcPr>
            <w:tcW w:w="2398" w:type="pct"/>
            <w:gridSpan w:val="6"/>
            <w:tcBorders>
              <w:bottom w:val="single" w:sz="4" w:space="0" w:color="auto"/>
            </w:tcBorders>
          </w:tcPr>
          <w:p w:rsidR="00AA76CB" w:rsidRPr="00CB215C" w:rsidRDefault="00AA76CB" w:rsidP="00AA76CB">
            <w:r w:rsidRPr="00CB215C">
              <w:t>17136 Automation-Aided Instructional Building</w:t>
            </w:r>
          </w:p>
        </w:tc>
        <w:tc>
          <w:tcPr>
            <w:tcW w:w="278" w:type="pct"/>
            <w:tcBorders>
              <w:bottom w:val="single" w:sz="4" w:space="0" w:color="auto"/>
            </w:tcBorders>
          </w:tcPr>
          <w:p w:rsidR="00AA76CB" w:rsidRPr="00CB215C" w:rsidRDefault="00AA76CB" w:rsidP="00AA76CB">
            <w:r w:rsidRPr="00CB215C">
              <w:t>1</w:t>
            </w:r>
          </w:p>
        </w:tc>
        <w:tc>
          <w:tcPr>
            <w:tcW w:w="472" w:type="pct"/>
            <w:gridSpan w:val="3"/>
            <w:tcBorders>
              <w:bottom w:val="single" w:sz="4" w:space="0" w:color="auto"/>
            </w:tcBorders>
          </w:tcPr>
          <w:p w:rsidR="00AA76CB" w:rsidRPr="00CB215C" w:rsidRDefault="00AA76CB" w:rsidP="00AA76CB">
            <w:r w:rsidRPr="00CB215C">
              <w:t>1:16</w:t>
            </w:r>
          </w:p>
        </w:tc>
        <w:tc>
          <w:tcPr>
            <w:tcW w:w="470" w:type="pct"/>
            <w:gridSpan w:val="4"/>
            <w:tcBorders>
              <w:bottom w:val="single" w:sz="4" w:space="0" w:color="auto"/>
            </w:tcBorders>
          </w:tcPr>
          <w:p w:rsidR="00AA76CB" w:rsidRPr="00CB215C" w:rsidRDefault="00AA76CB" w:rsidP="00AA76CB">
            <w:r w:rsidRPr="00CB215C">
              <w:t>5 min</w:t>
            </w:r>
          </w:p>
        </w:tc>
        <w:tc>
          <w:tcPr>
            <w:tcW w:w="482" w:type="pct"/>
            <w:gridSpan w:val="2"/>
            <w:tcBorders>
              <w:bottom w:val="single" w:sz="4" w:space="0" w:color="auto"/>
            </w:tcBorders>
          </w:tcPr>
          <w:p w:rsidR="00AA76CB" w:rsidRPr="00CB215C" w:rsidRDefault="00AA76CB" w:rsidP="00AA76CB">
            <w:r w:rsidRPr="00CB215C">
              <w:t>10 min</w:t>
            </w:r>
          </w:p>
        </w:tc>
      </w:tr>
      <w:tr w:rsidR="00AA76CB" w:rsidRPr="00D8423D" w:rsidTr="00D261F5">
        <w:trPr>
          <w:trHeight w:val="144"/>
        </w:trPr>
        <w:tc>
          <w:tcPr>
            <w:tcW w:w="900" w:type="pct"/>
          </w:tcPr>
          <w:p w:rsidR="00AA76CB" w:rsidRPr="00D8423D" w:rsidRDefault="00AA76CB" w:rsidP="00AA76CB">
            <w:pPr>
              <w:pStyle w:val="Heading4"/>
            </w:pPr>
            <w:r w:rsidRPr="00D8423D">
              <w:t>Instructional Guidance</w:t>
            </w:r>
          </w:p>
        </w:tc>
        <w:tc>
          <w:tcPr>
            <w:tcW w:w="4100" w:type="pct"/>
            <w:gridSpan w:val="16"/>
            <w:tcBorders>
              <w:top w:val="single" w:sz="4" w:space="0" w:color="auto"/>
              <w:bottom w:val="single" w:sz="4" w:space="0" w:color="auto"/>
            </w:tcBorders>
          </w:tcPr>
          <w:p w:rsidR="00AA76CB" w:rsidRPr="00EE3E42" w:rsidRDefault="00AA76CB" w:rsidP="00AA76CB">
            <w:pPr>
              <w:pStyle w:val="Heading4"/>
              <w:widowControl w:val="0"/>
            </w:pPr>
            <w:r w:rsidRPr="000A0B7D">
              <w:t>Lesson Preparation:</w:t>
            </w:r>
          </w:p>
          <w:p w:rsidR="00AA76CB" w:rsidRDefault="00AA76CB" w:rsidP="00AA76CB">
            <w:r>
              <w:t>Before presenting this lesson, the facilitator must thoroughly prepare by studying this lesson plan and all identified reference material. The facilitator should also e</w:t>
            </w:r>
            <w:r w:rsidRPr="0056376D">
              <w:t xml:space="preserve">nsure </w:t>
            </w:r>
            <w:r>
              <w:t xml:space="preserve">the </w:t>
            </w:r>
            <w:r w:rsidRPr="0056376D">
              <w:t>classr</w:t>
            </w:r>
            <w:r>
              <w:t xml:space="preserve">ooms are scheduled and prepared, </w:t>
            </w:r>
            <w:r w:rsidRPr="0056376D">
              <w:t xml:space="preserve">all students materials are on hand in </w:t>
            </w:r>
            <w:r>
              <w:t xml:space="preserve">the quantities needed, and the equipment </w:t>
            </w:r>
            <w:r w:rsidRPr="0056376D">
              <w:t>is in working condition.</w:t>
            </w:r>
            <w:r>
              <w:t xml:space="preserve"> Additionally, the facilitator must ensure </w:t>
            </w:r>
            <w:r w:rsidRPr="0056376D">
              <w:t xml:space="preserve">usernames and </w:t>
            </w:r>
            <w:r>
              <w:t xml:space="preserve">passwords have </w:t>
            </w:r>
            <w:r w:rsidRPr="00581E89">
              <w:t>been established for each student and sufficient data is available in the training network for practical exercise and demonstration</w:t>
            </w:r>
            <w:r w:rsidRPr="009A5557">
              <w:t xml:space="preserve"> purposes</w:t>
            </w:r>
            <w:r>
              <w:t>, when appropriate</w:t>
            </w:r>
            <w:r w:rsidRPr="0056376D">
              <w:t>.</w:t>
            </w:r>
          </w:p>
          <w:p w:rsidR="00AA76CB" w:rsidRPr="00D57BBB" w:rsidRDefault="00AA76CB" w:rsidP="00AA76CB">
            <w:pPr>
              <w:pStyle w:val="Heading3"/>
              <w:keepNext w:val="0"/>
              <w:widowControl w:val="0"/>
            </w:pPr>
            <w:bookmarkStart w:id="1" w:name="_Toc398735520"/>
            <w:bookmarkStart w:id="2" w:name="_Toc398735519"/>
            <w:r>
              <w:t xml:space="preserve">Lesson </w:t>
            </w:r>
            <w:r w:rsidRPr="00D57BBB">
              <w:t>Outcome Statement:</w:t>
            </w:r>
            <w:bookmarkEnd w:id="1"/>
          </w:p>
          <w:p w:rsidR="003413B6" w:rsidRDefault="00AA76CB" w:rsidP="00AA76CB">
            <w:r>
              <w:t>At the completion</w:t>
            </w:r>
            <w:r w:rsidRPr="00D57BBB">
              <w:t xml:space="preserve"> of this lesson</w:t>
            </w:r>
            <w:r>
              <w:t>,</w:t>
            </w:r>
            <w:r w:rsidRPr="00D57BBB">
              <w:t xml:space="preserve"> students </w:t>
            </w:r>
            <w:r>
              <w:t>will</w:t>
            </w:r>
            <w:r w:rsidRPr="00D57BBB">
              <w:t xml:space="preserve"> </w:t>
            </w:r>
            <w:r>
              <w:t xml:space="preserve">be able to </w:t>
            </w:r>
            <w:r w:rsidR="003413B6" w:rsidRPr="003413B6">
              <w:t>manually determine the IP addresses for network components</w:t>
            </w:r>
            <w:r w:rsidR="003413B6" w:rsidRPr="00E4257D">
              <w:t xml:space="preserve"> in order to </w:t>
            </w:r>
            <w:r w:rsidR="003413B6">
              <w:t xml:space="preserve">operate and maintain </w:t>
            </w:r>
            <w:r w:rsidR="003413B6" w:rsidRPr="00E4257D">
              <w:t>the WIN-T system in support of Army tactical units.</w:t>
            </w:r>
            <w:r w:rsidR="003413B6" w:rsidRPr="003413B6">
              <w:t xml:space="preserve"> Students will also learn to use the IP subnetting calculator to determine IP addresses for network components.</w:t>
            </w:r>
          </w:p>
          <w:bookmarkEnd w:id="2"/>
          <w:p w:rsidR="00AA76CB" w:rsidRDefault="00AA76CB" w:rsidP="00AA76CB">
            <w:pPr>
              <w:pStyle w:val="Heading3"/>
              <w:keepNext w:val="0"/>
              <w:widowControl w:val="0"/>
            </w:pPr>
            <w:r>
              <w:t>Learning Objectives:</w:t>
            </w:r>
          </w:p>
          <w:p w:rsidR="00AA76CB" w:rsidRDefault="00AA76CB" w:rsidP="00AA76CB">
            <w:pPr>
              <w:ind w:left="-18"/>
            </w:pPr>
            <w:r>
              <w:t xml:space="preserve">During this lesson, the learning steps and activities defined below will be conducted in an effort </w:t>
            </w:r>
            <w:r w:rsidRPr="00AC6AAF">
              <w:t xml:space="preserve">to achieve each of the learning objectives. </w:t>
            </w:r>
          </w:p>
          <w:p w:rsidR="00AA76CB" w:rsidRPr="009C4585" w:rsidRDefault="00AA76CB" w:rsidP="00AA76CB">
            <w:r>
              <w:t xml:space="preserve">TLO: </w:t>
            </w:r>
            <w:r w:rsidRPr="00F92562">
              <w:t xml:space="preserve">Determine </w:t>
            </w:r>
            <w:r w:rsidR="00D931C9">
              <w:t xml:space="preserve">the </w:t>
            </w:r>
            <w:r w:rsidRPr="00F92562">
              <w:t>IP addresses for network components.</w:t>
            </w:r>
          </w:p>
          <w:p w:rsidR="00D931C9" w:rsidRDefault="00D931C9" w:rsidP="00D931C9">
            <w:pPr>
              <w:pStyle w:val="3ELO"/>
            </w:pPr>
            <w:r>
              <w:t>Convert a binary IP address to decimal.</w:t>
            </w:r>
          </w:p>
          <w:p w:rsidR="00D931C9" w:rsidRDefault="000872E7" w:rsidP="00D931C9">
            <w:pPr>
              <w:pStyle w:val="4LSA"/>
            </w:pPr>
            <w:r w:rsidRPr="000872E7">
              <w:t>Describe the characteristics of an IP v4</w:t>
            </w:r>
            <w:r>
              <w:t xml:space="preserve"> address</w:t>
            </w:r>
            <w:r w:rsidR="00D931C9">
              <w:t>.</w:t>
            </w:r>
          </w:p>
          <w:p w:rsidR="00D931C9" w:rsidRDefault="000872E7" w:rsidP="00D931C9">
            <w:pPr>
              <w:pStyle w:val="4LSA"/>
            </w:pPr>
            <w:r w:rsidRPr="000872E7">
              <w:t>Determine the decimal value of binary numbers.</w:t>
            </w:r>
          </w:p>
          <w:p w:rsidR="00D931C9" w:rsidRDefault="00D931C9" w:rsidP="00D931C9">
            <w:pPr>
              <w:pStyle w:val="3ELO"/>
            </w:pPr>
            <w:r>
              <w:t xml:space="preserve">Determine the IP addresses </w:t>
            </w:r>
            <w:r w:rsidR="003413B6" w:rsidRPr="003413B6">
              <w:t xml:space="preserve">for </w:t>
            </w:r>
            <w:r>
              <w:t>network components on a classful network</w:t>
            </w:r>
            <w:r w:rsidR="003413B6">
              <w:t>.</w:t>
            </w:r>
          </w:p>
          <w:p w:rsidR="00D931C9" w:rsidRDefault="00D931C9" w:rsidP="00D931C9">
            <w:pPr>
              <w:pStyle w:val="4LSA"/>
            </w:pPr>
            <w:r>
              <w:lastRenderedPageBreak/>
              <w:t>Define classful networks.</w:t>
            </w:r>
          </w:p>
          <w:p w:rsidR="00D931C9" w:rsidRDefault="000872E7" w:rsidP="000872E7">
            <w:pPr>
              <w:pStyle w:val="4LSA"/>
              <w:tabs>
                <w:tab w:val="clear" w:pos="1151"/>
                <w:tab w:val="clear" w:pos="1413"/>
              </w:tabs>
              <w:ind w:left="1423" w:hanging="720"/>
            </w:pPr>
            <w:r w:rsidRPr="000872E7">
              <w:t>Determine the Network Mask, Network ID, and Host ID for a Network Component on a Classful Network</w:t>
            </w:r>
            <w:r w:rsidR="00D931C9">
              <w:t xml:space="preserve">. </w:t>
            </w:r>
          </w:p>
          <w:p w:rsidR="00D931C9" w:rsidRDefault="00D931C9" w:rsidP="00D931C9">
            <w:pPr>
              <w:pStyle w:val="3ELO"/>
            </w:pPr>
            <w:r>
              <w:t xml:space="preserve">Determine the IP addresses </w:t>
            </w:r>
            <w:r w:rsidR="003413B6" w:rsidRPr="003413B6">
              <w:t xml:space="preserve">for </w:t>
            </w:r>
            <w:r>
              <w:t>network components on a classless network</w:t>
            </w:r>
            <w:r w:rsidR="003413B6">
              <w:t>.</w:t>
            </w:r>
          </w:p>
          <w:p w:rsidR="00D931C9" w:rsidRDefault="000872E7" w:rsidP="00D931C9">
            <w:pPr>
              <w:pStyle w:val="4LSA"/>
            </w:pPr>
            <w:r>
              <w:t xml:space="preserve">Describe </w:t>
            </w:r>
            <w:r w:rsidR="00D931C9">
              <w:t>classless networks.</w:t>
            </w:r>
          </w:p>
          <w:p w:rsidR="00D931C9" w:rsidRDefault="000872E7" w:rsidP="00D931C9">
            <w:pPr>
              <w:pStyle w:val="4LSA"/>
            </w:pPr>
            <w:r w:rsidRPr="000872E7">
              <w:t>Convert an IP address into Classless Inter-domain Routing (CIDR)</w:t>
            </w:r>
            <w:r w:rsidR="00D931C9">
              <w:t>.</w:t>
            </w:r>
          </w:p>
          <w:p w:rsidR="00D931C9" w:rsidRDefault="00D931C9" w:rsidP="00D931C9">
            <w:pPr>
              <w:pStyle w:val="4LSA"/>
            </w:pPr>
            <w:r>
              <w:t>Determine the number of subnets.</w:t>
            </w:r>
          </w:p>
          <w:p w:rsidR="00D931C9" w:rsidRDefault="00D931C9" w:rsidP="00D931C9">
            <w:pPr>
              <w:pStyle w:val="4LSA"/>
            </w:pPr>
            <w:r>
              <w:t>Determine the number of usable host IDs.</w:t>
            </w:r>
          </w:p>
          <w:p w:rsidR="00D931C9" w:rsidRDefault="00D931C9" w:rsidP="00D931C9">
            <w:pPr>
              <w:pStyle w:val="4LSA"/>
            </w:pPr>
            <w:r>
              <w:t>Determine the range of usable IP addresses in a subnet</w:t>
            </w:r>
            <w:r w:rsidR="003413B6">
              <w:t>.</w:t>
            </w:r>
          </w:p>
          <w:p w:rsidR="00AA76CB" w:rsidRPr="00E0499A" w:rsidRDefault="00AA76CB" w:rsidP="00D931C9">
            <w:pPr>
              <w:pStyle w:val="Heading3"/>
              <w:keepNext w:val="0"/>
              <w:widowControl w:val="0"/>
            </w:pPr>
            <w:bookmarkStart w:id="3" w:name="_Toc398735522"/>
            <w:r>
              <w:t>Lesson Guidance:</w:t>
            </w:r>
          </w:p>
          <w:p w:rsidR="00E14ECA" w:rsidRPr="00F30D38" w:rsidRDefault="00AA76CB" w:rsidP="00AA76CB">
            <w:r w:rsidRPr="00F30D38">
              <w:t xml:space="preserve">During the classroom portion of the lesson, students will learn about classful and classless networks and how to </w:t>
            </w:r>
            <w:r w:rsidR="00E14ECA">
              <w:t xml:space="preserve">manually </w:t>
            </w:r>
            <w:r w:rsidRPr="00F30D38">
              <w:t>determine IP addresses for network components by participating in group discussions and practice scenarios.</w:t>
            </w:r>
            <w:r w:rsidR="00E14ECA">
              <w:t xml:space="preserve"> Students will also learn to use the IP subnetting calculator to determine the IP addresses for network components.</w:t>
            </w:r>
          </w:p>
          <w:p w:rsidR="00AA76CB" w:rsidRPr="0091395B" w:rsidRDefault="00AA76CB" w:rsidP="00AA76CB">
            <w:pPr>
              <w:pStyle w:val="Heading3"/>
              <w:keepNext w:val="0"/>
              <w:widowControl w:val="0"/>
            </w:pPr>
            <w:r w:rsidRPr="00F30D38">
              <w:t>Lesson Learning Strategy:</w:t>
            </w:r>
          </w:p>
          <w:p w:rsidR="00AA76CB" w:rsidRDefault="00AA76CB" w:rsidP="00AA76CB">
            <w:r>
              <w:t xml:space="preserve">This lesson incorporates experiential learning model (ELM) into the Five Learning Components learning strategy by Dick, Carey, &amp; Carey (2009). Based on information processing theories and models of human learning, this learning strategy organized Gagne’s nine events of instruction into five major learning components. </w:t>
            </w:r>
          </w:p>
          <w:p w:rsidR="00AA76CB" w:rsidRDefault="00AA76CB" w:rsidP="00AA76CB">
            <w:r>
              <w:t>The strategy encourages students to do the following during the learning process:</w:t>
            </w:r>
          </w:p>
          <w:p w:rsidR="00AA76CB" w:rsidRDefault="00AA76CB" w:rsidP="00AA76CB">
            <w:pPr>
              <w:pStyle w:val="ListParagraph"/>
              <w:numPr>
                <w:ilvl w:val="0"/>
                <w:numId w:val="40"/>
              </w:numPr>
            </w:pPr>
            <w:r w:rsidRPr="00F52FF7">
              <w:rPr>
                <w:u w:val="single"/>
              </w:rPr>
              <w:t>Motivate, Inform, and Recall</w:t>
            </w:r>
            <w:r>
              <w:t xml:space="preserve"> prior to beginning of formal instruction, addressing three factors: motivating learners, informing learners of the objectives, and stimulating recall of pre-requisite skills. (ELM: Concrete Experience - Learners recall a previous experience.)</w:t>
            </w:r>
          </w:p>
          <w:p w:rsidR="00AA76CB" w:rsidRDefault="00AA76CB" w:rsidP="00AA76CB">
            <w:pPr>
              <w:pStyle w:val="ListParagraph"/>
              <w:numPr>
                <w:ilvl w:val="0"/>
                <w:numId w:val="40"/>
              </w:numPr>
            </w:pPr>
            <w:r w:rsidRPr="00F52FF7">
              <w:rPr>
                <w:u w:val="single"/>
              </w:rPr>
              <w:t>Content Presentation and Learning Guidance</w:t>
            </w:r>
            <w:r>
              <w:t xml:space="preserve"> explains what the unit is about by presenting information, concepts, rules, and principles to be learned in either deductive or inductive manner. Learning guidance is integrated with content presentation using cues, outlines, diagrams, models, still and motion graphics, highlights, flowcharts, examples, etc. (ELM: Process – Learners make sense of the presented information.)</w:t>
            </w:r>
          </w:p>
          <w:p w:rsidR="00AA76CB" w:rsidRDefault="00AA76CB" w:rsidP="00AA76CB">
            <w:pPr>
              <w:pStyle w:val="ListParagraph"/>
              <w:numPr>
                <w:ilvl w:val="0"/>
                <w:numId w:val="40"/>
              </w:numPr>
            </w:pPr>
            <w:r w:rsidRPr="00F52FF7">
              <w:rPr>
                <w:u w:val="single"/>
              </w:rPr>
              <w:t>Learner Participation</w:t>
            </w:r>
            <w:r>
              <w:t xml:space="preserve"> with feedback enhances learning by giving learners an opportunity to practice what they learned using practical exercises, scenarios, and embedded tests. (ELM: Publish – Learners participate in the instruction.)</w:t>
            </w:r>
          </w:p>
          <w:p w:rsidR="00AA76CB" w:rsidRDefault="00AA76CB" w:rsidP="00AA76CB">
            <w:pPr>
              <w:pStyle w:val="ListParagraph"/>
              <w:numPr>
                <w:ilvl w:val="0"/>
                <w:numId w:val="40"/>
              </w:numPr>
            </w:pPr>
            <w:r w:rsidRPr="00F52FF7">
              <w:rPr>
                <w:u w:val="single"/>
              </w:rPr>
              <w:t>Assessment</w:t>
            </w:r>
            <w:r>
              <w:t xml:space="preserve"> including entry skills tests, pretests, practice tests, and post-test presented to learners at appropriate moments before, during, or after the lesson. (ELM: Develop Value – Learners reflect on the provided feedback.)</w:t>
            </w:r>
          </w:p>
          <w:p w:rsidR="00AA76CB" w:rsidRDefault="00AA76CB" w:rsidP="00AA76CB">
            <w:pPr>
              <w:pStyle w:val="ListParagraph"/>
              <w:numPr>
                <w:ilvl w:val="0"/>
                <w:numId w:val="40"/>
              </w:numPr>
            </w:pPr>
            <w:r w:rsidRPr="00F52FF7">
              <w:rPr>
                <w:u w:val="single"/>
              </w:rPr>
              <w:t>Follow-Through Activities</w:t>
            </w:r>
            <w:r>
              <w:t xml:space="preserve"> including memory aids or job aids, parallel problem scenarios, and learner plans that help learners memorize skills and facilitate the transfer of learning to new contexts. (ELM: Apply – Learners use gained information to answer questions or perform a task).</w:t>
            </w:r>
          </w:p>
          <w:p w:rsidR="00AA76CB" w:rsidRDefault="00AA76CB" w:rsidP="00AA76CB">
            <w:pPr>
              <w:pStyle w:val="Heading3"/>
              <w:keepNext w:val="0"/>
              <w:widowControl w:val="0"/>
            </w:pPr>
            <w:r w:rsidRPr="00D767DA">
              <w:t>21st Century Competencies</w:t>
            </w:r>
            <w:r>
              <w:t>:</w:t>
            </w:r>
            <w:bookmarkEnd w:id="3"/>
          </w:p>
          <w:p w:rsidR="00AA76CB" w:rsidRDefault="00AA76CB" w:rsidP="00AA76CB">
            <w:r>
              <w:t>T</w:t>
            </w:r>
            <w:r w:rsidRPr="00142F9E">
              <w:t xml:space="preserve">he facilitator should encourage students to participate and contribute </w:t>
            </w:r>
            <w:r w:rsidRPr="00B16518">
              <w:t xml:space="preserve">productively </w:t>
            </w:r>
            <w:r>
              <w:t>d</w:t>
            </w:r>
            <w:r w:rsidRPr="00142F9E">
              <w:t xml:space="preserve">uring </w:t>
            </w:r>
            <w:r>
              <w:t>the</w:t>
            </w:r>
            <w:r w:rsidRPr="00142F9E">
              <w:t xml:space="preserve"> instruction</w:t>
            </w:r>
            <w:r w:rsidRPr="00B16518">
              <w:t xml:space="preserve"> in order to observe the following 21st Century Soldier </w:t>
            </w:r>
            <w:r>
              <w:t>c</w:t>
            </w:r>
            <w:r w:rsidRPr="00B16518">
              <w:t>ompetencies</w:t>
            </w:r>
            <w:r>
              <w:t>.</w:t>
            </w:r>
          </w:p>
          <w:p w:rsidR="00AA76CB" w:rsidRPr="00B40986" w:rsidRDefault="00AA76CB" w:rsidP="00AA76CB">
            <w:pPr>
              <w:rPr>
                <w:bCs/>
                <w:u w:val="single"/>
              </w:rPr>
            </w:pPr>
            <w:r w:rsidRPr="00B40986">
              <w:rPr>
                <w:bCs/>
                <w:u w:val="single"/>
              </w:rPr>
              <w:t xml:space="preserve">Lifelong Learner </w:t>
            </w:r>
          </w:p>
          <w:p w:rsidR="00AA76CB" w:rsidRPr="00B40986" w:rsidRDefault="00AA76CB" w:rsidP="00AA76CB">
            <w:pPr>
              <w:numPr>
                <w:ilvl w:val="0"/>
                <w:numId w:val="1"/>
              </w:numPr>
            </w:pPr>
            <w:r w:rsidRPr="00B40986">
              <w:t>Students should continually assess themselves to identify what they need to learn.</w:t>
            </w:r>
          </w:p>
          <w:p w:rsidR="00AA76CB" w:rsidRPr="00B40986" w:rsidRDefault="00AA76CB" w:rsidP="00AA76CB">
            <w:pPr>
              <w:numPr>
                <w:ilvl w:val="0"/>
                <w:numId w:val="1"/>
              </w:numPr>
            </w:pPr>
            <w:r w:rsidRPr="00B40986">
              <w:t xml:space="preserve">Students should attempt to acquire and update their knowledge and skills. </w:t>
            </w:r>
          </w:p>
          <w:p w:rsidR="00AA76CB" w:rsidRPr="00B40986" w:rsidRDefault="00AA76CB" w:rsidP="00AA76CB">
            <w:pPr>
              <w:rPr>
                <w:bCs/>
                <w:u w:val="single"/>
              </w:rPr>
            </w:pPr>
            <w:r w:rsidRPr="00B40986">
              <w:rPr>
                <w:bCs/>
                <w:u w:val="single"/>
              </w:rPr>
              <w:t>Critical Thinking and Problem Solving</w:t>
            </w:r>
          </w:p>
          <w:p w:rsidR="00AA76CB" w:rsidRPr="00B40986" w:rsidRDefault="00AA76CB" w:rsidP="00AA76CB">
            <w:pPr>
              <w:numPr>
                <w:ilvl w:val="0"/>
                <w:numId w:val="1"/>
              </w:numPr>
            </w:pPr>
            <w:r w:rsidRPr="00B40986">
              <w:t>Students should analyze and evaluate thinking, with a view to improving it.</w:t>
            </w:r>
          </w:p>
          <w:p w:rsidR="00AA76CB" w:rsidRDefault="00AA76CB" w:rsidP="00AA76CB">
            <w:pPr>
              <w:numPr>
                <w:ilvl w:val="0"/>
                <w:numId w:val="1"/>
              </w:numPr>
            </w:pPr>
            <w:r w:rsidRPr="00B40986">
              <w:t>Students should use experiences, training, education, questioning, creative thinking, and collaboration to identify solutions for complex problems.</w:t>
            </w:r>
            <w:r>
              <w:t xml:space="preserve"> </w:t>
            </w:r>
          </w:p>
          <w:p w:rsidR="00AA76CB" w:rsidRPr="00D8423D" w:rsidRDefault="00AA76CB" w:rsidP="00AA76CB">
            <w:r w:rsidRPr="00142F9E">
              <w:t xml:space="preserve">If the competencies are not observed for each student, the facilitator should discuss the specified behavior with the student and encourage additional participation in an effort to </w:t>
            </w:r>
            <w:r>
              <w:lastRenderedPageBreak/>
              <w:t>observe</w:t>
            </w:r>
            <w:r w:rsidRPr="00142F9E">
              <w:t xml:space="preserve"> the competency.</w:t>
            </w:r>
          </w:p>
        </w:tc>
      </w:tr>
      <w:tr w:rsidR="00AA76CB" w:rsidRPr="00D8423D" w:rsidTr="00D261F5">
        <w:trPr>
          <w:trHeight w:val="144"/>
        </w:trPr>
        <w:tc>
          <w:tcPr>
            <w:tcW w:w="900" w:type="pct"/>
          </w:tcPr>
          <w:p w:rsidR="00AA76CB" w:rsidRPr="00D8423D" w:rsidRDefault="00AA76CB" w:rsidP="00AA76CB">
            <w:pPr>
              <w:pStyle w:val="Heading4"/>
            </w:pPr>
            <w:r w:rsidRPr="00D8423D">
              <w:lastRenderedPageBreak/>
              <w:t>Proponent Lesson Plan Approvals</w:t>
            </w:r>
          </w:p>
        </w:tc>
        <w:tc>
          <w:tcPr>
            <w:tcW w:w="4100" w:type="pct"/>
            <w:gridSpan w:val="16"/>
            <w:tcBorders>
              <w:top w:val="single" w:sz="4" w:space="0" w:color="auto"/>
              <w:bottom w:val="single" w:sz="4" w:space="0" w:color="auto"/>
            </w:tcBorders>
          </w:tcPr>
          <w:p w:rsidR="00AA76CB" w:rsidRPr="00D8423D" w:rsidRDefault="00AA76CB" w:rsidP="00AA76CB">
            <w:pPr>
              <w:pStyle w:val="NoSpacing"/>
            </w:pPr>
          </w:p>
        </w:tc>
      </w:tr>
      <w:tr w:rsidR="00AA76CB" w:rsidRPr="00D8423D" w:rsidTr="00D261F5">
        <w:trPr>
          <w:trHeight w:val="144"/>
        </w:trPr>
        <w:tc>
          <w:tcPr>
            <w:tcW w:w="900" w:type="pct"/>
          </w:tcPr>
          <w:p w:rsidR="00AA76CB" w:rsidRPr="00D8423D" w:rsidRDefault="00AA76CB" w:rsidP="00AA76CB">
            <w:pPr>
              <w:pStyle w:val="Heading4"/>
            </w:pPr>
            <w:proofErr w:type="gramStart"/>
            <w:r w:rsidRPr="00452A20">
              <w:t>SECTION II.</w:t>
            </w:r>
            <w:proofErr w:type="gramEnd"/>
          </w:p>
        </w:tc>
        <w:tc>
          <w:tcPr>
            <w:tcW w:w="4100" w:type="pct"/>
            <w:gridSpan w:val="16"/>
            <w:tcBorders>
              <w:top w:val="single" w:sz="4" w:space="0" w:color="auto"/>
              <w:bottom w:val="single" w:sz="4" w:space="0" w:color="auto"/>
            </w:tcBorders>
          </w:tcPr>
          <w:p w:rsidR="00AA76CB" w:rsidRPr="00D8423D" w:rsidRDefault="00AA76CB" w:rsidP="00AA76CB">
            <w:pPr>
              <w:pStyle w:val="Heading2"/>
            </w:pPr>
            <w:r w:rsidRPr="00452A20">
              <w:t>INTRODUCTION</w:t>
            </w:r>
          </w:p>
        </w:tc>
      </w:tr>
      <w:tr w:rsidR="00AA76CB" w:rsidRPr="00D8423D" w:rsidTr="00D261F5">
        <w:trPr>
          <w:trHeight w:val="144"/>
        </w:trPr>
        <w:tc>
          <w:tcPr>
            <w:tcW w:w="900" w:type="pct"/>
          </w:tcPr>
          <w:p w:rsidR="00AA76CB" w:rsidRPr="00057BAB" w:rsidRDefault="00AA76CB" w:rsidP="00AA76CB">
            <w:pPr>
              <w:pStyle w:val="Heading4"/>
            </w:pPr>
          </w:p>
        </w:tc>
        <w:tc>
          <w:tcPr>
            <w:tcW w:w="4100" w:type="pct"/>
            <w:gridSpan w:val="16"/>
            <w:tcBorders>
              <w:top w:val="single" w:sz="6" w:space="0" w:color="auto"/>
              <w:bottom w:val="single" w:sz="6" w:space="0" w:color="auto"/>
            </w:tcBorders>
          </w:tcPr>
          <w:p w:rsidR="00AA76CB" w:rsidRPr="00D8423D" w:rsidRDefault="00AA76CB" w:rsidP="00AA76CB">
            <w:pPr>
              <w:pStyle w:val="MOI"/>
            </w:pPr>
            <w:r w:rsidRPr="00D8423D">
              <w:t>Method of Instruction:</w:t>
            </w:r>
            <w:r w:rsidRPr="00D8423D">
              <w:tab/>
              <w:t>Discussion (Large or Small Group)</w:t>
            </w:r>
          </w:p>
          <w:p w:rsidR="00AA76CB" w:rsidRPr="00D8423D" w:rsidRDefault="00AA76CB" w:rsidP="00AA76CB">
            <w:pPr>
              <w:pStyle w:val="MOI"/>
            </w:pPr>
            <w:r w:rsidRPr="00D8423D">
              <w:t>Instr Type (I:S Ratio/Qty):</w:t>
            </w:r>
            <w:r w:rsidRPr="00D8423D">
              <w:tab/>
              <w:t>Contract Instructor (1:16/0)</w:t>
            </w:r>
          </w:p>
          <w:p w:rsidR="00AA76CB" w:rsidRPr="00D8423D" w:rsidRDefault="00AA76CB" w:rsidP="00AA76CB">
            <w:pPr>
              <w:pStyle w:val="MOI"/>
            </w:pPr>
            <w:r w:rsidRPr="00D8423D">
              <w:t>Time of Instruction:</w:t>
            </w:r>
            <w:r w:rsidRPr="00D8423D">
              <w:tab/>
            </w:r>
            <w:r>
              <w:t>10</w:t>
            </w:r>
            <w:r w:rsidRPr="00D8423D">
              <w:t xml:space="preserve"> mins</w:t>
            </w:r>
          </w:p>
          <w:p w:rsidR="00AA76CB" w:rsidRPr="00D8423D" w:rsidRDefault="00AA76CB" w:rsidP="00AA76CB">
            <w:pPr>
              <w:pStyle w:val="MOI"/>
            </w:pPr>
            <w:r w:rsidRPr="00D8423D">
              <w:t>Instructional Strategy:</w:t>
            </w:r>
            <w:r w:rsidRPr="00D8423D">
              <w:tab/>
              <w:t xml:space="preserve">Large Group Instruction </w:t>
            </w:r>
          </w:p>
        </w:tc>
      </w:tr>
      <w:tr w:rsidR="00AA76CB" w:rsidRPr="00D8423D" w:rsidTr="00D261F5">
        <w:trPr>
          <w:trHeight w:val="144"/>
        </w:trPr>
        <w:tc>
          <w:tcPr>
            <w:tcW w:w="900" w:type="pct"/>
          </w:tcPr>
          <w:p w:rsidR="00AA76CB" w:rsidRPr="00057BAB" w:rsidRDefault="00AA76CB" w:rsidP="00AA76CB">
            <w:pPr>
              <w:pStyle w:val="Heading4"/>
            </w:pPr>
            <w:r w:rsidRPr="009D3E60">
              <w:t>Motivator</w:t>
            </w:r>
          </w:p>
        </w:tc>
        <w:tc>
          <w:tcPr>
            <w:tcW w:w="4100" w:type="pct"/>
            <w:gridSpan w:val="16"/>
            <w:tcBorders>
              <w:top w:val="single" w:sz="6" w:space="0" w:color="auto"/>
              <w:bottom w:val="single" w:sz="6" w:space="0" w:color="auto"/>
            </w:tcBorders>
          </w:tcPr>
          <w:p w:rsidR="00AA76CB" w:rsidRDefault="00AA76CB" w:rsidP="00AA76CB">
            <w:r w:rsidRPr="0054553C">
              <w:rPr>
                <w:b/>
              </w:rPr>
              <w:t>NOTE</w:t>
            </w:r>
            <w:r w:rsidRPr="0054553C">
              <w:t>:</w:t>
            </w:r>
          </w:p>
          <w:p w:rsidR="00AA76CB" w:rsidRPr="00E003B6" w:rsidRDefault="00AA76CB" w:rsidP="00AA76CB">
            <w:pPr>
              <w:pStyle w:val="bullet1"/>
              <w:numPr>
                <w:ilvl w:val="0"/>
                <w:numId w:val="1"/>
              </w:numPr>
            </w:pPr>
            <w:r w:rsidRPr="00CE628D">
              <w:t>Login to POINTS and display the graphics relevant to this lesson.</w:t>
            </w:r>
            <w:r>
              <w:t xml:space="preserve"> </w:t>
            </w:r>
            <w:r w:rsidRPr="00CE628D">
              <w:t xml:space="preserve">Ask the students to refer to </w:t>
            </w:r>
            <w:r w:rsidRPr="00E003B6">
              <w:t>POINTS as needed throughout the instruction for graphics and links to reference material.</w:t>
            </w:r>
          </w:p>
          <w:p w:rsidR="00AA76CB" w:rsidRPr="00E003B6" w:rsidRDefault="00AA76CB" w:rsidP="00AA76CB">
            <w:pPr>
              <w:pStyle w:val="bullet1"/>
              <w:numPr>
                <w:ilvl w:val="0"/>
                <w:numId w:val="1"/>
              </w:numPr>
            </w:pPr>
            <w:r w:rsidRPr="00E003B6">
              <w:t>Present the student motivator, learning objectives, safety requirements, and the instructional lead-in for this lesson.</w:t>
            </w:r>
          </w:p>
          <w:p w:rsidR="00AA76CB" w:rsidRDefault="00AA76CB" w:rsidP="00AA76CB">
            <w:pPr>
              <w:pStyle w:val="bullet1"/>
              <w:numPr>
                <w:ilvl w:val="0"/>
                <w:numId w:val="1"/>
              </w:numPr>
            </w:pPr>
            <w:r w:rsidRPr="00E003B6">
              <w:t>Describe how</w:t>
            </w:r>
            <w:r w:rsidRPr="00EB0C3F">
              <w:t xml:space="preserve"> the students </w:t>
            </w:r>
            <w:r>
              <w:t>should</w:t>
            </w:r>
            <w:r w:rsidRPr="00EB0C3F">
              <w:t xml:space="preserve"> demonstrate the accomplishment of the TLO. Refer </w:t>
            </w:r>
            <w:r>
              <w:t xml:space="preserve">the </w:t>
            </w:r>
            <w:r w:rsidRPr="00EB0C3F">
              <w:t xml:space="preserve">student to the Individual Student Assessment Plan (ISAP), if </w:t>
            </w:r>
            <w:r>
              <w:t>necessary</w:t>
            </w:r>
            <w:r w:rsidRPr="00EB0C3F">
              <w:t>.</w:t>
            </w:r>
          </w:p>
          <w:p w:rsidR="00AA76CB" w:rsidRPr="00D8423D" w:rsidRDefault="00AA76CB" w:rsidP="00AA76CB">
            <w:r>
              <w:t>As a Signal Corps Soldier, s</w:t>
            </w:r>
            <w:r w:rsidRPr="00D8423D">
              <w:t xml:space="preserve">tudents must be familiar with the </w:t>
            </w:r>
            <w:r>
              <w:t>instructional materials</w:t>
            </w:r>
            <w:r w:rsidRPr="00D8423D">
              <w:t xml:space="preserve"> presented during this lesson in order to perform their job.</w:t>
            </w:r>
            <w:r>
              <w:t xml:space="preserve"> If they should fail to perform their job correctly, they could damage equipment or enable situations that may cause severe injury to themselves or others.</w:t>
            </w:r>
          </w:p>
        </w:tc>
      </w:tr>
      <w:tr w:rsidR="00AA76CB" w:rsidRPr="00D8423D" w:rsidTr="00D261F5">
        <w:trPr>
          <w:trHeight w:val="144"/>
        </w:trPr>
        <w:tc>
          <w:tcPr>
            <w:tcW w:w="900" w:type="pct"/>
            <w:vMerge w:val="restart"/>
          </w:tcPr>
          <w:p w:rsidR="00AA76CB" w:rsidRPr="00D8423D" w:rsidRDefault="00AA76CB" w:rsidP="00AA76CB">
            <w:pPr>
              <w:pStyle w:val="Heading4"/>
            </w:pPr>
            <w:r w:rsidRPr="00D8423D">
              <w:t>Terminal Learning Objective</w:t>
            </w:r>
          </w:p>
        </w:tc>
        <w:tc>
          <w:tcPr>
            <w:tcW w:w="4100" w:type="pct"/>
            <w:gridSpan w:val="16"/>
            <w:tcBorders>
              <w:top w:val="single" w:sz="6" w:space="0" w:color="auto"/>
              <w:bottom w:val="single" w:sz="6" w:space="0" w:color="auto"/>
            </w:tcBorders>
          </w:tcPr>
          <w:p w:rsidR="00AA76CB" w:rsidRDefault="00AA76CB" w:rsidP="00AA76CB">
            <w:pPr>
              <w:widowControl/>
              <w:rPr>
                <w:szCs w:val="18"/>
              </w:rPr>
            </w:pPr>
            <w:r w:rsidRPr="003D6B2E">
              <w:rPr>
                <w:b/>
                <w:szCs w:val="18"/>
              </w:rPr>
              <w:t>NOTE</w:t>
            </w:r>
            <w:r w:rsidRPr="003D6B2E">
              <w:rPr>
                <w:szCs w:val="18"/>
              </w:rPr>
              <w:t xml:space="preserve">: Inform the students of the </w:t>
            </w:r>
            <w:r>
              <w:rPr>
                <w:szCs w:val="18"/>
              </w:rPr>
              <w:t>terminal</w:t>
            </w:r>
            <w:r w:rsidRPr="003D6B2E">
              <w:rPr>
                <w:szCs w:val="18"/>
              </w:rPr>
              <w:t xml:space="preserve"> learning objective requirements.</w:t>
            </w:r>
            <w:r>
              <w:rPr>
                <w:szCs w:val="18"/>
              </w:rPr>
              <w:t xml:space="preserve"> </w:t>
            </w:r>
          </w:p>
          <w:p w:rsidR="00AA76CB" w:rsidRPr="00D8423D" w:rsidRDefault="00AA76CB" w:rsidP="00AA76CB">
            <w:pPr>
              <w:widowControl/>
              <w:rPr>
                <w:sz w:val="10"/>
                <w:szCs w:val="10"/>
              </w:rPr>
            </w:pPr>
            <w:r w:rsidRPr="00D8423D">
              <w:rPr>
                <w:szCs w:val="18"/>
              </w:rPr>
              <w:t>At the completion of this lesson, student</w:t>
            </w:r>
            <w:r>
              <w:rPr>
                <w:szCs w:val="18"/>
              </w:rPr>
              <w:t>s</w:t>
            </w:r>
            <w:r w:rsidRPr="00D8423D">
              <w:rPr>
                <w:szCs w:val="18"/>
              </w:rPr>
              <w:t xml:space="preserve"> will:</w:t>
            </w:r>
          </w:p>
        </w:tc>
      </w:tr>
      <w:tr w:rsidR="00AA76CB" w:rsidRPr="00D8423D" w:rsidTr="00D261F5">
        <w:trPr>
          <w:trHeight w:val="144"/>
        </w:trPr>
        <w:tc>
          <w:tcPr>
            <w:tcW w:w="900" w:type="pct"/>
            <w:vMerge/>
          </w:tcPr>
          <w:p w:rsidR="00AA76CB" w:rsidRPr="00D8423D" w:rsidRDefault="00AA76CB" w:rsidP="00AA76CB">
            <w:pPr>
              <w:pStyle w:val="Heading4"/>
            </w:pPr>
          </w:p>
        </w:tc>
        <w:tc>
          <w:tcPr>
            <w:tcW w:w="802" w:type="pct"/>
            <w:gridSpan w:val="3"/>
            <w:tcBorders>
              <w:top w:val="single" w:sz="6" w:space="0" w:color="auto"/>
              <w:left w:val="single" w:sz="6" w:space="0" w:color="auto"/>
              <w:bottom w:val="single" w:sz="6" w:space="0" w:color="auto"/>
              <w:right w:val="single" w:sz="6" w:space="0" w:color="auto"/>
            </w:tcBorders>
          </w:tcPr>
          <w:p w:rsidR="00AA76CB" w:rsidRPr="00D8423D" w:rsidRDefault="00AA76CB" w:rsidP="00AA76CB">
            <w:pPr>
              <w:pStyle w:val="Heading4"/>
            </w:pPr>
            <w:r w:rsidRPr="00D8423D">
              <w:t>Action:</w:t>
            </w:r>
          </w:p>
        </w:tc>
        <w:tc>
          <w:tcPr>
            <w:tcW w:w="3298" w:type="pct"/>
            <w:gridSpan w:val="13"/>
            <w:tcBorders>
              <w:top w:val="single" w:sz="6" w:space="0" w:color="auto"/>
              <w:bottom w:val="single" w:sz="6" w:space="0" w:color="auto"/>
              <w:right w:val="single" w:sz="6" w:space="0" w:color="auto"/>
            </w:tcBorders>
          </w:tcPr>
          <w:p w:rsidR="00AA76CB" w:rsidRPr="00D8423D" w:rsidRDefault="00E14ECA" w:rsidP="00AA76CB">
            <w:pPr>
              <w:rPr>
                <w:sz w:val="10"/>
                <w:szCs w:val="10"/>
              </w:rPr>
            </w:pPr>
            <w:r w:rsidRPr="00E14ECA">
              <w:t>Determine the IP addresses for network components.</w:t>
            </w:r>
          </w:p>
        </w:tc>
      </w:tr>
      <w:tr w:rsidR="00AA76CB" w:rsidRPr="00D8423D" w:rsidTr="00D261F5">
        <w:trPr>
          <w:trHeight w:val="144"/>
        </w:trPr>
        <w:tc>
          <w:tcPr>
            <w:tcW w:w="900" w:type="pct"/>
            <w:vMerge/>
          </w:tcPr>
          <w:p w:rsidR="00AA76CB" w:rsidRPr="00D8423D" w:rsidRDefault="00AA76CB" w:rsidP="00AA76CB">
            <w:pPr>
              <w:pStyle w:val="Heading4"/>
            </w:pPr>
          </w:p>
        </w:tc>
        <w:tc>
          <w:tcPr>
            <w:tcW w:w="802" w:type="pct"/>
            <w:gridSpan w:val="3"/>
            <w:tcBorders>
              <w:top w:val="single" w:sz="6" w:space="0" w:color="auto"/>
              <w:left w:val="single" w:sz="6" w:space="0" w:color="auto"/>
              <w:bottom w:val="single" w:sz="6" w:space="0" w:color="auto"/>
              <w:right w:val="single" w:sz="6" w:space="0" w:color="auto"/>
            </w:tcBorders>
          </w:tcPr>
          <w:p w:rsidR="00AA76CB" w:rsidRPr="00D8423D" w:rsidRDefault="00AA76CB" w:rsidP="00AA76CB">
            <w:pPr>
              <w:pStyle w:val="Heading4"/>
            </w:pPr>
            <w:r w:rsidRPr="00D8423D">
              <w:t>Conditions:</w:t>
            </w:r>
          </w:p>
        </w:tc>
        <w:tc>
          <w:tcPr>
            <w:tcW w:w="3298" w:type="pct"/>
            <w:gridSpan w:val="13"/>
            <w:tcBorders>
              <w:top w:val="single" w:sz="6" w:space="0" w:color="auto"/>
              <w:bottom w:val="single" w:sz="6" w:space="0" w:color="auto"/>
              <w:right w:val="single" w:sz="6" w:space="0" w:color="auto"/>
            </w:tcBorders>
          </w:tcPr>
          <w:p w:rsidR="00AA76CB" w:rsidRPr="008F1FF9" w:rsidRDefault="00AA76CB" w:rsidP="00AA76CB">
            <w:pPr>
              <w:pStyle w:val="Tablecell"/>
              <w:framePr w:wrap="around"/>
            </w:pPr>
            <w:r w:rsidRPr="007D6D32">
              <w:t>Provided a classroom environment, a facilitator and multiple students, and a computer or mobile device with access to the General Dynamics LWNS training network.</w:t>
            </w:r>
          </w:p>
        </w:tc>
      </w:tr>
      <w:tr w:rsidR="00AA76CB" w:rsidRPr="00D8423D" w:rsidTr="00D261F5">
        <w:trPr>
          <w:trHeight w:val="144"/>
        </w:trPr>
        <w:tc>
          <w:tcPr>
            <w:tcW w:w="900" w:type="pct"/>
            <w:vMerge/>
          </w:tcPr>
          <w:p w:rsidR="00AA76CB" w:rsidRPr="00D8423D" w:rsidRDefault="00AA76CB" w:rsidP="00AA76CB">
            <w:pPr>
              <w:pStyle w:val="Heading4"/>
            </w:pPr>
          </w:p>
        </w:tc>
        <w:tc>
          <w:tcPr>
            <w:tcW w:w="802" w:type="pct"/>
            <w:gridSpan w:val="3"/>
            <w:tcBorders>
              <w:top w:val="single" w:sz="6" w:space="0" w:color="auto"/>
              <w:left w:val="single" w:sz="6" w:space="0" w:color="auto"/>
              <w:bottom w:val="single" w:sz="6" w:space="0" w:color="auto"/>
              <w:right w:val="single" w:sz="6" w:space="0" w:color="auto"/>
            </w:tcBorders>
          </w:tcPr>
          <w:p w:rsidR="00AA76CB" w:rsidRPr="00D8423D" w:rsidRDefault="00AA76CB" w:rsidP="00AA76CB">
            <w:pPr>
              <w:pStyle w:val="Heading4"/>
            </w:pPr>
            <w:r w:rsidRPr="00D8423D">
              <w:t>Standard</w:t>
            </w:r>
            <w:r>
              <w:t>s</w:t>
            </w:r>
            <w:r w:rsidRPr="00D8423D">
              <w:t>:</w:t>
            </w:r>
          </w:p>
        </w:tc>
        <w:tc>
          <w:tcPr>
            <w:tcW w:w="3298" w:type="pct"/>
            <w:gridSpan w:val="13"/>
            <w:tcBorders>
              <w:top w:val="single" w:sz="6" w:space="0" w:color="auto"/>
              <w:bottom w:val="single" w:sz="6" w:space="0" w:color="auto"/>
              <w:right w:val="single" w:sz="6" w:space="0" w:color="auto"/>
            </w:tcBorders>
          </w:tcPr>
          <w:p w:rsidR="00E14ECA" w:rsidRPr="00E14ECA" w:rsidRDefault="00AA76CB" w:rsidP="00E14ECA">
            <w:r w:rsidRPr="00E14ECA">
              <w:t xml:space="preserve">Students will </w:t>
            </w:r>
            <w:r w:rsidR="00D261F5" w:rsidRPr="00E14ECA">
              <w:t xml:space="preserve">demonstrate their ability to determine IP addresses for network components by </w:t>
            </w:r>
            <w:r w:rsidR="00E14ECA">
              <w:t>______________.</w:t>
            </w:r>
          </w:p>
          <w:p w:rsidR="00E14ECA" w:rsidRPr="00D8423D" w:rsidRDefault="00E14ECA" w:rsidP="00E14ECA">
            <w:pPr>
              <w:pStyle w:val="Tablecell"/>
              <w:framePr w:wrap="around"/>
              <w:rPr>
                <w:sz w:val="10"/>
                <w:szCs w:val="10"/>
              </w:rPr>
            </w:pPr>
          </w:p>
        </w:tc>
      </w:tr>
      <w:tr w:rsidR="00AA76CB" w:rsidRPr="00D8423D" w:rsidTr="00D261F5">
        <w:trPr>
          <w:trHeight w:val="144"/>
        </w:trPr>
        <w:tc>
          <w:tcPr>
            <w:tcW w:w="900" w:type="pct"/>
          </w:tcPr>
          <w:p w:rsidR="00AA76CB" w:rsidRPr="00D8423D" w:rsidRDefault="00AA76CB" w:rsidP="00AA76CB">
            <w:pPr>
              <w:pStyle w:val="Heading4"/>
            </w:pPr>
            <w:r w:rsidRPr="00D8423D">
              <w:t>Safety Requirements</w:t>
            </w:r>
          </w:p>
        </w:tc>
        <w:tc>
          <w:tcPr>
            <w:tcW w:w="4100" w:type="pct"/>
            <w:gridSpan w:val="16"/>
            <w:tcBorders>
              <w:top w:val="single" w:sz="6" w:space="0" w:color="auto"/>
              <w:bottom w:val="single" w:sz="6" w:space="0" w:color="auto"/>
            </w:tcBorders>
          </w:tcPr>
          <w:p w:rsidR="00AA76CB" w:rsidRPr="00D8423D" w:rsidRDefault="00AA76CB" w:rsidP="00AA76CB">
            <w:r w:rsidRPr="00F41D9A">
              <w:t xml:space="preserve">There are no special safety considerations for this lesson. The facilitator should use the facility standard operating procedures to provide </w:t>
            </w:r>
            <w:r>
              <w:t>a</w:t>
            </w:r>
            <w:r w:rsidRPr="00F41D9A">
              <w:t xml:space="preserve"> safety brief for this lesson.</w:t>
            </w:r>
            <w:r>
              <w:t xml:space="preserve"> </w:t>
            </w:r>
            <w:r w:rsidRPr="00246DE5">
              <w:t>Students will react to any emergency situation in accordance with the facility standard operating procedures.</w:t>
            </w:r>
          </w:p>
        </w:tc>
      </w:tr>
      <w:tr w:rsidR="00AA76CB" w:rsidRPr="00D8423D" w:rsidTr="00D261F5">
        <w:trPr>
          <w:trHeight w:val="144"/>
        </w:trPr>
        <w:tc>
          <w:tcPr>
            <w:tcW w:w="900" w:type="pct"/>
          </w:tcPr>
          <w:p w:rsidR="00AA76CB" w:rsidRPr="00D8423D" w:rsidRDefault="00AA76CB" w:rsidP="00AA76CB">
            <w:pPr>
              <w:pStyle w:val="Heading4"/>
            </w:pPr>
            <w:r w:rsidRPr="00D8423D">
              <w:t>Risk Assessment Level</w:t>
            </w:r>
          </w:p>
        </w:tc>
        <w:tc>
          <w:tcPr>
            <w:tcW w:w="4100" w:type="pct"/>
            <w:gridSpan w:val="16"/>
            <w:tcBorders>
              <w:top w:val="single" w:sz="6" w:space="0" w:color="auto"/>
              <w:bottom w:val="single" w:sz="6" w:space="0" w:color="auto"/>
            </w:tcBorders>
          </w:tcPr>
          <w:p w:rsidR="00AA76CB" w:rsidRPr="004668F9" w:rsidRDefault="00AA76CB" w:rsidP="00AA76CB">
            <w:pPr>
              <w:pStyle w:val="Tablecell"/>
              <w:framePr w:wrap="around"/>
            </w:pPr>
            <w:r w:rsidRPr="004668F9">
              <w:t>Low - Refer to DA Form 7566</w:t>
            </w:r>
          </w:p>
          <w:p w:rsidR="00AA76CB" w:rsidRPr="004668F9" w:rsidRDefault="00AA76CB" w:rsidP="00AA76CB">
            <w:pPr>
              <w:pStyle w:val="Tablecell"/>
              <w:framePr w:wrap="around"/>
            </w:pPr>
            <w:r w:rsidRPr="004668F9">
              <w:t>Assessment: Refer to DA Form 7566</w:t>
            </w:r>
          </w:p>
          <w:p w:rsidR="00AA76CB" w:rsidRPr="004668F9" w:rsidRDefault="00AA76CB" w:rsidP="00AA76CB">
            <w:pPr>
              <w:pStyle w:val="Tablecell"/>
              <w:framePr w:wrap="around"/>
            </w:pPr>
            <w:r w:rsidRPr="004668F9">
              <w:t>Controls: Refer to DA Form 7566</w:t>
            </w:r>
          </w:p>
          <w:p w:rsidR="00AA76CB" w:rsidRPr="00D8423D" w:rsidRDefault="00AA76CB" w:rsidP="00AA76CB">
            <w:pPr>
              <w:pStyle w:val="Tablecell"/>
              <w:framePr w:wrap="around"/>
            </w:pPr>
            <w:r w:rsidRPr="004668F9">
              <w:t>Leader Actions: Refer to DA Form 7566</w:t>
            </w:r>
            <w:r w:rsidRPr="00D8423D">
              <w:t xml:space="preserve"> </w:t>
            </w:r>
          </w:p>
        </w:tc>
      </w:tr>
      <w:tr w:rsidR="00AA76CB" w:rsidRPr="00D8423D" w:rsidTr="00D261F5">
        <w:trPr>
          <w:trHeight w:val="144"/>
        </w:trPr>
        <w:tc>
          <w:tcPr>
            <w:tcW w:w="900" w:type="pct"/>
          </w:tcPr>
          <w:p w:rsidR="00AA76CB" w:rsidRPr="00D8423D" w:rsidRDefault="00AA76CB" w:rsidP="00AA76CB">
            <w:pPr>
              <w:pStyle w:val="Heading4"/>
            </w:pPr>
            <w:r w:rsidRPr="00D8423D">
              <w:t>Environmental Considerations</w:t>
            </w:r>
          </w:p>
        </w:tc>
        <w:tc>
          <w:tcPr>
            <w:tcW w:w="4100" w:type="pct"/>
            <w:gridSpan w:val="16"/>
            <w:tcBorders>
              <w:top w:val="single" w:sz="6" w:space="0" w:color="auto"/>
              <w:bottom w:val="single" w:sz="6" w:space="0" w:color="auto"/>
            </w:tcBorders>
          </w:tcPr>
          <w:p w:rsidR="00AA76CB" w:rsidRDefault="00AA76CB" w:rsidP="00AA76CB">
            <w:r w:rsidRPr="00C45ED7">
              <w:t>The facilitator will conduct a Risk Assessment to include Environmental Considerations in accordance with</w:t>
            </w:r>
            <w:r w:rsidRPr="00C45ED7" w:rsidDel="00D51082">
              <w:t xml:space="preserve"> </w:t>
            </w:r>
            <w:hyperlink r:id="rId10" w:history="1">
              <w:r w:rsidRPr="00C45ED7">
                <w:rPr>
                  <w:rStyle w:val="Hyperlink"/>
                </w:rPr>
                <w:t>FM3-34.5</w:t>
              </w:r>
            </w:hyperlink>
            <w:r w:rsidRPr="00C45ED7">
              <w:t>, Environmental Considerations {MCRP 4-11B}, and ensure students are briefed on hazards and control measures.</w:t>
            </w:r>
          </w:p>
          <w:p w:rsidR="00AA76CB" w:rsidRPr="00092029" w:rsidRDefault="00AA76CB" w:rsidP="00AA76CB">
            <w:r w:rsidRPr="00111F47">
              <w:t>It is th</w:t>
            </w:r>
            <w:r>
              <w:t xml:space="preserve">e responsibility of all Soldier, DA civilians, and contractors </w:t>
            </w:r>
            <w:r w:rsidRPr="00111F47">
              <w:t>to protect the environment from damage</w:t>
            </w:r>
            <w:r>
              <w:t xml:space="preserve">. </w:t>
            </w:r>
            <w:r>
              <w:rPr>
                <w:sz w:val="16"/>
                <w:szCs w:val="16"/>
              </w:rPr>
              <w:t>Handle, use, store, and dispose of hazardous materials and hazardous waste (e.g., chemicals, cleaning solvents, contaminated materials, etc.) in accordance with the Material Safety Data Sheets (MSDS), unit SOP requirements, and all federal, state, local, and Army regulations.</w:t>
            </w:r>
          </w:p>
        </w:tc>
      </w:tr>
      <w:tr w:rsidR="00AA76CB" w:rsidRPr="00803D9F" w:rsidTr="00D261F5">
        <w:trPr>
          <w:trHeight w:val="144"/>
        </w:trPr>
        <w:tc>
          <w:tcPr>
            <w:tcW w:w="900" w:type="pct"/>
          </w:tcPr>
          <w:p w:rsidR="00AA76CB" w:rsidRPr="000958C2" w:rsidRDefault="00AA76CB" w:rsidP="00AA76CB">
            <w:pPr>
              <w:pStyle w:val="Heading4"/>
            </w:pPr>
            <w:r w:rsidRPr="00D8423D">
              <w:t>Instructional Lead-In</w:t>
            </w:r>
          </w:p>
        </w:tc>
        <w:tc>
          <w:tcPr>
            <w:tcW w:w="4100" w:type="pct"/>
            <w:gridSpan w:val="16"/>
            <w:tcBorders>
              <w:top w:val="single" w:sz="6" w:space="0" w:color="auto"/>
              <w:bottom w:val="single" w:sz="6" w:space="0" w:color="auto"/>
            </w:tcBorders>
          </w:tcPr>
          <w:p w:rsidR="00AA76CB" w:rsidRDefault="00AA76CB" w:rsidP="00AA76CB">
            <w:pPr>
              <w:rPr>
                <w:ins w:id="4" w:author="Paul Donnell" w:date="2014-12-13T21:07:00Z"/>
                <w:u w:val="single"/>
              </w:rPr>
            </w:pPr>
            <w:r w:rsidRPr="00C45ED7">
              <w:t>Learning Strategy:</w:t>
            </w:r>
            <w:r>
              <w:t xml:space="preserve"> </w:t>
            </w:r>
            <w:r w:rsidRPr="00D20AA3">
              <w:rPr>
                <w:u w:val="single"/>
              </w:rPr>
              <w:t>Motivate, Inform, and Recall</w:t>
            </w:r>
          </w:p>
          <w:p w:rsidR="00F81F6D" w:rsidDel="00F81F6D" w:rsidRDefault="00F81F6D" w:rsidP="00AA76CB">
            <w:pPr>
              <w:rPr>
                <w:del w:id="5" w:author="Paul Donnell" w:date="2014-12-13T21:07:00Z"/>
              </w:rPr>
            </w:pPr>
          </w:p>
          <w:p w:rsidR="00AA76CB" w:rsidRDefault="00AA76CB" w:rsidP="00AA76CB">
            <w:r>
              <w:t xml:space="preserve">Imagine that your Commanding Officer has asked you to figure out a range of Internet Protocol (IP) addresses for a sub-network. Can you do it? Welcome to the Introduction to Internet Protocol version 4 (IPv4) lesson, where you will learn how to accomplish this task without </w:t>
            </w:r>
            <w:r>
              <w:lastRenderedPageBreak/>
              <w:t>having any previous experience with IPs.</w:t>
            </w:r>
          </w:p>
          <w:p w:rsidR="00AA76CB" w:rsidRDefault="00AA76CB" w:rsidP="00AA76CB">
            <w:r>
              <w:t>During this lesson you will learn about the basics of IPv4, including IPv4 terminology and IPv4 addresses. You will then learn about classful and classless networks and how network and subnetwork masks work. You will also learn how IPv4 addresses are used in these types of networks. Finally, you will have an opportunity to apply your knowledge by assigning IPv4 addresses to network components on both classless and classful networks.</w:t>
            </w:r>
          </w:p>
          <w:p w:rsidR="00AA76CB" w:rsidRDefault="00AA76CB" w:rsidP="00AA76CB">
            <w:r>
              <w:t>Once this lesson is complete, you will take a test which measures whether the desired learning has occurred and if you can perform tasks to standard. The test will inform you of your results, and recommend remediation if necessary.</w:t>
            </w:r>
          </w:p>
          <w:p w:rsidR="00AA76CB" w:rsidRPr="00803D9F" w:rsidRDefault="00AA76CB" w:rsidP="00AA76CB">
            <w:r>
              <w:t>Even though you will use this courseware to learn about these topics for the first time, you can also review it at any time to refresh your memory.</w:t>
            </w:r>
          </w:p>
        </w:tc>
      </w:tr>
      <w:tr w:rsidR="00AA76CB" w:rsidRPr="00803D9F" w:rsidTr="00D261F5">
        <w:trPr>
          <w:trHeight w:val="144"/>
        </w:trPr>
        <w:tc>
          <w:tcPr>
            <w:tcW w:w="900" w:type="pct"/>
          </w:tcPr>
          <w:p w:rsidR="00AA76CB" w:rsidRPr="00010153" w:rsidRDefault="00AA76CB" w:rsidP="00AA76CB">
            <w:pPr>
              <w:pStyle w:val="Heading4"/>
            </w:pPr>
            <w:proofErr w:type="gramStart"/>
            <w:r w:rsidRPr="00C45ED7">
              <w:lastRenderedPageBreak/>
              <w:t>SECTION III.</w:t>
            </w:r>
            <w:proofErr w:type="gramEnd"/>
          </w:p>
        </w:tc>
        <w:tc>
          <w:tcPr>
            <w:tcW w:w="4100" w:type="pct"/>
            <w:gridSpan w:val="16"/>
            <w:tcBorders>
              <w:top w:val="single" w:sz="6" w:space="0" w:color="auto"/>
              <w:bottom w:val="single" w:sz="6" w:space="0" w:color="auto"/>
            </w:tcBorders>
          </w:tcPr>
          <w:p w:rsidR="00AA76CB" w:rsidRPr="00010153" w:rsidRDefault="00AA76CB" w:rsidP="00AA76CB">
            <w:pPr>
              <w:pStyle w:val="Heading2"/>
              <w:rPr>
                <w:b w:val="0"/>
              </w:rPr>
            </w:pPr>
            <w:r w:rsidRPr="00C45ED7">
              <w:t>PRESENTATION</w:t>
            </w:r>
          </w:p>
        </w:tc>
      </w:tr>
      <w:tr w:rsidR="00AA76CB" w:rsidRPr="00803D9F" w:rsidTr="00D261F5">
        <w:trPr>
          <w:trHeight w:val="144"/>
        </w:trPr>
        <w:tc>
          <w:tcPr>
            <w:tcW w:w="900" w:type="pct"/>
          </w:tcPr>
          <w:p w:rsidR="00AA76CB" w:rsidRPr="00C45ED7" w:rsidRDefault="00AA76CB" w:rsidP="00AA76CB">
            <w:pPr>
              <w:pStyle w:val="Heading4"/>
            </w:pPr>
            <w:r w:rsidRPr="00010153">
              <w:t>ELO A.</w:t>
            </w:r>
          </w:p>
        </w:tc>
        <w:tc>
          <w:tcPr>
            <w:tcW w:w="4100" w:type="pct"/>
            <w:gridSpan w:val="16"/>
            <w:tcBorders>
              <w:top w:val="single" w:sz="6" w:space="0" w:color="auto"/>
              <w:bottom w:val="single" w:sz="6" w:space="0" w:color="auto"/>
            </w:tcBorders>
          </w:tcPr>
          <w:p w:rsidR="00AA76CB" w:rsidRPr="00C45ED7" w:rsidRDefault="00AA76CB" w:rsidP="00AA76CB">
            <w:pPr>
              <w:pStyle w:val="Heading2"/>
            </w:pPr>
            <w:r w:rsidRPr="00010153">
              <w:t>ENABLING LEARNING OBJECTIVE</w:t>
            </w:r>
          </w:p>
        </w:tc>
      </w:tr>
      <w:tr w:rsidR="00AA76CB" w:rsidRPr="00D8423D" w:rsidTr="00D261F5">
        <w:trPr>
          <w:trHeight w:val="144"/>
        </w:trPr>
        <w:tc>
          <w:tcPr>
            <w:tcW w:w="900" w:type="pct"/>
            <w:vMerge w:val="restart"/>
          </w:tcPr>
          <w:p w:rsidR="00AA76CB" w:rsidRPr="00D8423D" w:rsidRDefault="00AA76CB" w:rsidP="00AA76CB">
            <w:pPr>
              <w:pStyle w:val="Heading4"/>
            </w:pPr>
          </w:p>
        </w:tc>
        <w:tc>
          <w:tcPr>
            <w:tcW w:w="709" w:type="pct"/>
            <w:gridSpan w:val="2"/>
            <w:tcBorders>
              <w:top w:val="single" w:sz="4" w:space="0" w:color="auto"/>
              <w:left w:val="single" w:sz="6" w:space="0" w:color="auto"/>
              <w:bottom w:val="single" w:sz="6" w:space="0" w:color="auto"/>
              <w:right w:val="single" w:sz="6" w:space="0" w:color="auto"/>
            </w:tcBorders>
          </w:tcPr>
          <w:p w:rsidR="00AA76CB" w:rsidRPr="00D8423D" w:rsidRDefault="00AA76CB" w:rsidP="00AA76CB">
            <w:pPr>
              <w:pStyle w:val="Heading4"/>
            </w:pPr>
            <w:r w:rsidRPr="00D8423D">
              <w:t>Action:</w:t>
            </w:r>
          </w:p>
        </w:tc>
        <w:tc>
          <w:tcPr>
            <w:tcW w:w="3391" w:type="pct"/>
            <w:gridSpan w:val="14"/>
            <w:tcBorders>
              <w:top w:val="single" w:sz="4" w:space="0" w:color="auto"/>
              <w:bottom w:val="single" w:sz="6" w:space="0" w:color="auto"/>
              <w:right w:val="single" w:sz="6" w:space="0" w:color="auto"/>
            </w:tcBorders>
          </w:tcPr>
          <w:p w:rsidR="00AA76CB" w:rsidRPr="00D8423D" w:rsidRDefault="00AA76CB" w:rsidP="00AA76CB">
            <w:pPr>
              <w:rPr>
                <w:sz w:val="10"/>
                <w:szCs w:val="10"/>
              </w:rPr>
            </w:pPr>
            <w:r w:rsidRPr="00176A93">
              <w:t xml:space="preserve">Convert </w:t>
            </w:r>
            <w:r>
              <w:t xml:space="preserve">binary </w:t>
            </w:r>
            <w:r w:rsidRPr="00176A93">
              <w:t>IP addresses</w:t>
            </w:r>
            <w:r>
              <w:t xml:space="preserve"> to decimal</w:t>
            </w:r>
            <w:r w:rsidRPr="00176A93">
              <w:t>.</w:t>
            </w:r>
          </w:p>
        </w:tc>
      </w:tr>
      <w:tr w:rsidR="00D261F5" w:rsidRPr="00D8423D" w:rsidTr="00D261F5">
        <w:trPr>
          <w:trHeight w:val="144"/>
        </w:trPr>
        <w:tc>
          <w:tcPr>
            <w:tcW w:w="900" w:type="pct"/>
            <w:vMerge/>
          </w:tcPr>
          <w:p w:rsidR="00D261F5" w:rsidRPr="00D8423D" w:rsidRDefault="00D261F5" w:rsidP="00D261F5">
            <w:pPr>
              <w:pStyle w:val="Heading4"/>
            </w:pPr>
          </w:p>
        </w:tc>
        <w:tc>
          <w:tcPr>
            <w:tcW w:w="709" w:type="pct"/>
            <w:gridSpan w:val="2"/>
            <w:tcBorders>
              <w:top w:val="single" w:sz="6" w:space="0" w:color="auto"/>
              <w:left w:val="single" w:sz="6" w:space="0" w:color="auto"/>
              <w:bottom w:val="single" w:sz="6" w:space="0" w:color="auto"/>
              <w:right w:val="single" w:sz="6" w:space="0" w:color="auto"/>
            </w:tcBorders>
          </w:tcPr>
          <w:p w:rsidR="00D261F5" w:rsidRPr="00D8423D" w:rsidRDefault="00D261F5" w:rsidP="00D261F5">
            <w:pPr>
              <w:pStyle w:val="Heading4"/>
            </w:pPr>
            <w:r w:rsidRPr="00D8423D">
              <w:t>Conditions:</w:t>
            </w:r>
          </w:p>
        </w:tc>
        <w:tc>
          <w:tcPr>
            <w:tcW w:w="3391" w:type="pct"/>
            <w:gridSpan w:val="14"/>
            <w:tcBorders>
              <w:top w:val="single" w:sz="6" w:space="0" w:color="auto"/>
              <w:bottom w:val="single" w:sz="6" w:space="0" w:color="auto"/>
              <w:right w:val="single" w:sz="6" w:space="0" w:color="auto"/>
            </w:tcBorders>
          </w:tcPr>
          <w:p w:rsidR="00D261F5" w:rsidRPr="008F1FF9" w:rsidRDefault="00D261F5" w:rsidP="00D261F5">
            <w:pPr>
              <w:pStyle w:val="Tablecell"/>
              <w:framePr w:hSpace="0" w:wrap="auto" w:vAnchor="margin" w:yAlign="inline"/>
              <w:suppressOverlap w:val="0"/>
            </w:pPr>
            <w:r w:rsidRPr="007D6D32">
              <w:t>Provided a classroom environment, a facilitator and multiple students, and a computer or mobile device with access to the General Dynamics LWNS training network.</w:t>
            </w:r>
          </w:p>
        </w:tc>
      </w:tr>
      <w:tr w:rsidR="00D261F5" w:rsidRPr="00D8423D" w:rsidTr="00D261F5">
        <w:trPr>
          <w:trHeight w:val="144"/>
        </w:trPr>
        <w:tc>
          <w:tcPr>
            <w:tcW w:w="900" w:type="pct"/>
            <w:vMerge/>
          </w:tcPr>
          <w:p w:rsidR="00D261F5" w:rsidRPr="00D8423D" w:rsidRDefault="00D261F5" w:rsidP="00D261F5">
            <w:pPr>
              <w:pStyle w:val="Heading4"/>
            </w:pPr>
          </w:p>
        </w:tc>
        <w:tc>
          <w:tcPr>
            <w:tcW w:w="709" w:type="pct"/>
            <w:gridSpan w:val="2"/>
            <w:tcBorders>
              <w:top w:val="single" w:sz="6" w:space="0" w:color="auto"/>
              <w:left w:val="single" w:sz="6" w:space="0" w:color="auto"/>
              <w:bottom w:val="single" w:sz="4" w:space="0" w:color="auto"/>
              <w:right w:val="single" w:sz="6" w:space="0" w:color="auto"/>
            </w:tcBorders>
          </w:tcPr>
          <w:p w:rsidR="00D261F5" w:rsidRPr="00D8423D" w:rsidRDefault="00D261F5" w:rsidP="00D261F5">
            <w:pPr>
              <w:pStyle w:val="Heading4"/>
            </w:pPr>
            <w:r w:rsidRPr="00D8423D">
              <w:t>Standard</w:t>
            </w:r>
            <w:r>
              <w:t>s</w:t>
            </w:r>
            <w:r w:rsidRPr="00D8423D">
              <w:t>:</w:t>
            </w:r>
          </w:p>
        </w:tc>
        <w:tc>
          <w:tcPr>
            <w:tcW w:w="3391" w:type="pct"/>
            <w:gridSpan w:val="14"/>
            <w:tcBorders>
              <w:top w:val="single" w:sz="6" w:space="0" w:color="auto"/>
              <w:bottom w:val="single" w:sz="4" w:space="0" w:color="auto"/>
              <w:right w:val="single" w:sz="6" w:space="0" w:color="auto"/>
            </w:tcBorders>
          </w:tcPr>
          <w:p w:rsidR="00D261F5" w:rsidRPr="00DB7978" w:rsidRDefault="00D261F5" w:rsidP="00DB7978">
            <w:r>
              <w:t>Students will</w:t>
            </w:r>
            <w:r w:rsidRPr="00D8423D">
              <w:t xml:space="preserve"> </w:t>
            </w:r>
            <w:r>
              <w:t xml:space="preserve">demonstrate their ability to convert binary IP addresses to decimal by </w:t>
            </w:r>
            <w:r w:rsidR="00DB7978">
              <w:t>_______________.</w:t>
            </w:r>
          </w:p>
        </w:tc>
      </w:tr>
      <w:tr w:rsidR="00AA76CB" w:rsidRPr="001F2D30" w:rsidTr="00D261F5">
        <w:trPr>
          <w:trHeight w:val="144"/>
        </w:trPr>
        <w:tc>
          <w:tcPr>
            <w:tcW w:w="900" w:type="pct"/>
          </w:tcPr>
          <w:p w:rsidR="00AA76CB" w:rsidRPr="00723A28" w:rsidRDefault="00AA76CB" w:rsidP="00AA76CB">
            <w:pPr>
              <w:pStyle w:val="Heading4"/>
            </w:pPr>
            <w:r w:rsidRPr="001F2D30">
              <w:t>NOTE</w:t>
            </w:r>
            <w:r>
              <w:t>:</w:t>
            </w:r>
          </w:p>
        </w:tc>
        <w:tc>
          <w:tcPr>
            <w:tcW w:w="4100" w:type="pct"/>
            <w:gridSpan w:val="16"/>
            <w:tcBorders>
              <w:top w:val="single" w:sz="6" w:space="0" w:color="auto"/>
              <w:bottom w:val="single" w:sz="6" w:space="0" w:color="auto"/>
            </w:tcBorders>
          </w:tcPr>
          <w:p w:rsidR="00AA76CB" w:rsidRDefault="00AA76CB" w:rsidP="00AA76CB">
            <w:r>
              <w:t>Inform the students of the enabling learning objective requirements.</w:t>
            </w:r>
          </w:p>
        </w:tc>
      </w:tr>
      <w:tr w:rsidR="00AA76CB" w:rsidRPr="000958C2" w:rsidTr="00D261F5">
        <w:trPr>
          <w:trHeight w:val="144"/>
        </w:trPr>
        <w:tc>
          <w:tcPr>
            <w:tcW w:w="900" w:type="pct"/>
          </w:tcPr>
          <w:p w:rsidR="00AA76CB" w:rsidRPr="000958C2" w:rsidRDefault="00AA76CB" w:rsidP="00AA76CB">
            <w:pPr>
              <w:pStyle w:val="Heading4"/>
            </w:pPr>
            <w:r w:rsidRPr="000958C2">
              <w:t>ELO A</w:t>
            </w:r>
            <w:r>
              <w:t xml:space="preserve"> – LSA 1.</w:t>
            </w:r>
          </w:p>
        </w:tc>
        <w:tc>
          <w:tcPr>
            <w:tcW w:w="4100" w:type="pct"/>
            <w:gridSpan w:val="16"/>
            <w:tcBorders>
              <w:top w:val="single" w:sz="4" w:space="0" w:color="auto"/>
              <w:bottom w:val="single" w:sz="6" w:space="0" w:color="auto"/>
            </w:tcBorders>
          </w:tcPr>
          <w:p w:rsidR="00AA76CB" w:rsidRPr="000958C2" w:rsidRDefault="005E5EB1" w:rsidP="005E5EB1">
            <w:pPr>
              <w:pStyle w:val="Heading4"/>
            </w:pPr>
            <w:r>
              <w:t xml:space="preserve">Describe the characteristics of </w:t>
            </w:r>
            <w:r w:rsidR="00E14ECA" w:rsidRPr="00E14ECA">
              <w:t>an IP</w:t>
            </w:r>
            <w:r>
              <w:t xml:space="preserve"> v4</w:t>
            </w:r>
            <w:r w:rsidR="00E14ECA" w:rsidRPr="00E14ECA">
              <w:t xml:space="preserve"> address.</w:t>
            </w:r>
          </w:p>
        </w:tc>
      </w:tr>
      <w:tr w:rsidR="00AA76CB" w:rsidRPr="000958C2" w:rsidTr="00D261F5">
        <w:trPr>
          <w:trHeight w:val="144"/>
        </w:trPr>
        <w:tc>
          <w:tcPr>
            <w:tcW w:w="900" w:type="pct"/>
          </w:tcPr>
          <w:p w:rsidR="00AA76CB" w:rsidRPr="001F2D30" w:rsidRDefault="00AA76CB" w:rsidP="00AA76CB">
            <w:pPr>
              <w:pStyle w:val="Heading4"/>
            </w:pPr>
          </w:p>
        </w:tc>
        <w:tc>
          <w:tcPr>
            <w:tcW w:w="4100" w:type="pct"/>
            <w:gridSpan w:val="16"/>
            <w:tcBorders>
              <w:top w:val="single" w:sz="6" w:space="0" w:color="auto"/>
              <w:bottom w:val="single" w:sz="6" w:space="0" w:color="auto"/>
            </w:tcBorders>
          </w:tcPr>
          <w:p w:rsidR="00AA76CB" w:rsidRPr="001B649F" w:rsidRDefault="00AA76CB" w:rsidP="00AA76CB">
            <w:pPr>
              <w:pStyle w:val="MOI"/>
            </w:pPr>
            <w:r w:rsidRPr="001B649F">
              <w:t>Method of Instruction:</w:t>
            </w:r>
            <w:r w:rsidRPr="001B649F">
              <w:tab/>
              <w:t>Discussion (Large or Small Group)</w:t>
            </w:r>
          </w:p>
          <w:p w:rsidR="00AA76CB" w:rsidRPr="001B649F" w:rsidRDefault="00AA76CB" w:rsidP="00AA76CB">
            <w:pPr>
              <w:pStyle w:val="MOI"/>
            </w:pPr>
            <w:r w:rsidRPr="001B649F">
              <w:t>Instr Type (I:S Ratio/Qty):</w:t>
            </w:r>
            <w:r w:rsidRPr="001B649F">
              <w:tab/>
              <w:t>Contract Instructor (1:16/0)</w:t>
            </w:r>
          </w:p>
          <w:p w:rsidR="00AA76CB" w:rsidRPr="001B649F" w:rsidRDefault="00AA76CB" w:rsidP="00AA76CB">
            <w:pPr>
              <w:pStyle w:val="MOI"/>
            </w:pPr>
            <w:r w:rsidRPr="001B649F">
              <w:t>Time of Instruction:</w:t>
            </w:r>
            <w:r w:rsidRPr="001B649F">
              <w:tab/>
            </w:r>
            <w:r>
              <w:t>5</w:t>
            </w:r>
            <w:r w:rsidRPr="001B649F">
              <w:t xml:space="preserve"> mins</w:t>
            </w:r>
          </w:p>
          <w:p w:rsidR="00AA76CB" w:rsidRPr="001B649F" w:rsidRDefault="00AA76CB" w:rsidP="00AA76CB">
            <w:pPr>
              <w:pStyle w:val="MOI"/>
            </w:pPr>
            <w:r w:rsidRPr="001B649F">
              <w:t>Instructional Strategy:</w:t>
            </w:r>
            <w:r w:rsidRPr="001B649F">
              <w:tab/>
              <w:t>Large Group Instruction</w:t>
            </w:r>
          </w:p>
          <w:p w:rsidR="00AA76CB" w:rsidRDefault="00AA76CB" w:rsidP="00AA76CB">
            <w:pPr>
              <w:pStyle w:val="MOI"/>
            </w:pPr>
            <w:r w:rsidRPr="001B649F">
              <w:t>Media Type:</w:t>
            </w:r>
            <w:r w:rsidRPr="001B649F">
              <w:tab/>
              <w:t>Computer Assisted Instruction</w:t>
            </w:r>
          </w:p>
          <w:p w:rsidR="00AA76CB" w:rsidRDefault="00AA76CB" w:rsidP="00AA76CB">
            <w:pPr>
              <w:pStyle w:val="MOI"/>
            </w:pPr>
            <w:r>
              <w:t>Other Media:</w:t>
            </w:r>
            <w:r>
              <w:tab/>
              <w:t>None</w:t>
            </w:r>
          </w:p>
          <w:p w:rsidR="00AA76CB" w:rsidRPr="00841803" w:rsidRDefault="00AA76CB" w:rsidP="00AA76CB">
            <w:pPr>
              <w:pStyle w:val="MOI"/>
            </w:pPr>
            <w:r>
              <w:t>Security Classification:</w:t>
            </w:r>
            <w:r>
              <w:tab/>
              <w:t>Unclassified</w:t>
            </w:r>
          </w:p>
        </w:tc>
      </w:tr>
      <w:tr w:rsidR="00AA76CB" w:rsidRPr="001F2D30" w:rsidTr="00D261F5">
        <w:trPr>
          <w:trHeight w:val="144"/>
        </w:trPr>
        <w:tc>
          <w:tcPr>
            <w:tcW w:w="900" w:type="pct"/>
            <w:shd w:val="clear" w:color="auto" w:fill="auto"/>
          </w:tcPr>
          <w:p w:rsidR="00AA76CB" w:rsidRPr="001F2D30" w:rsidRDefault="00AA76CB" w:rsidP="00AA76CB">
            <w:pPr>
              <w:pStyle w:val="Heading4"/>
            </w:pPr>
            <w:r>
              <w:t>NOTE:</w:t>
            </w:r>
          </w:p>
        </w:tc>
        <w:tc>
          <w:tcPr>
            <w:tcW w:w="4100" w:type="pct"/>
            <w:gridSpan w:val="16"/>
            <w:tcBorders>
              <w:top w:val="single" w:sz="6" w:space="0" w:color="auto"/>
              <w:bottom w:val="single" w:sz="6" w:space="0" w:color="auto"/>
            </w:tcBorders>
            <w:shd w:val="clear" w:color="auto" w:fill="auto"/>
          </w:tcPr>
          <w:p w:rsidR="00AA76CB" w:rsidRDefault="00AA76CB" w:rsidP="00AA76CB">
            <w:r>
              <w:t xml:space="preserve">Learning Strategy: </w:t>
            </w:r>
            <w:r w:rsidRPr="00D20AA3">
              <w:rPr>
                <w:u w:val="single"/>
              </w:rPr>
              <w:t>Content Presentation and Learning Guidance.</w:t>
            </w:r>
          </w:p>
          <w:p w:rsidR="00AA76CB" w:rsidRPr="001F2D30" w:rsidRDefault="00AA76CB" w:rsidP="00AA76CB">
            <w:pPr>
              <w:pStyle w:val="bullet1"/>
            </w:pPr>
            <w:r w:rsidRPr="002D5252">
              <w:t>Facilitate a discussion of the following instructional content.</w:t>
            </w:r>
          </w:p>
        </w:tc>
      </w:tr>
      <w:tr w:rsidR="00AA76CB" w:rsidRPr="001F2D30" w:rsidTr="00D261F5">
        <w:trPr>
          <w:trHeight w:val="144"/>
        </w:trPr>
        <w:tc>
          <w:tcPr>
            <w:tcW w:w="900" w:type="pct"/>
          </w:tcPr>
          <w:p w:rsidR="00AA76CB" w:rsidRPr="001F2D30" w:rsidRDefault="00AA76CB" w:rsidP="00AA76CB">
            <w:pPr>
              <w:pStyle w:val="Heading4"/>
            </w:pPr>
          </w:p>
        </w:tc>
        <w:tc>
          <w:tcPr>
            <w:tcW w:w="4100" w:type="pct"/>
            <w:gridSpan w:val="16"/>
            <w:tcBorders>
              <w:top w:val="single" w:sz="6" w:space="0" w:color="auto"/>
              <w:bottom w:val="single" w:sz="6" w:space="0" w:color="auto"/>
            </w:tcBorders>
          </w:tcPr>
          <w:p w:rsidR="00E14ECA" w:rsidRDefault="00E14ECA" w:rsidP="00E14ECA">
            <w:pPr>
              <w:pStyle w:val="Heading4"/>
            </w:pPr>
            <w:r w:rsidRPr="00E14ECA">
              <w:t>Internet Protocol Version 4</w:t>
            </w:r>
          </w:p>
          <w:p w:rsidR="00E14ECA" w:rsidRPr="0077173E" w:rsidRDefault="00E14ECA" w:rsidP="00E14ECA">
            <w:pPr>
              <w:pStyle w:val="Heading4"/>
              <w:rPr>
                <w:b w:val="0"/>
                <w:bCs w:val="0"/>
                <w:szCs w:val="20"/>
              </w:rPr>
            </w:pPr>
            <w:r w:rsidRPr="0077173E">
              <w:rPr>
                <w:b w:val="0"/>
                <w:bCs w:val="0"/>
                <w:szCs w:val="20"/>
              </w:rPr>
              <w:t>Internet Protocol (IP) is a set of rules for communicating on a network. IPv4, the fourth set of these rules, is the one used by the United States Army. While the latest internet protocol version is six (IPv6), it is currently not widely adopted.</w:t>
            </w:r>
          </w:p>
          <w:p w:rsidR="00E14ECA" w:rsidRPr="0077173E" w:rsidRDefault="00E14ECA" w:rsidP="00E14ECA">
            <w:pPr>
              <w:pStyle w:val="Heading4"/>
              <w:rPr>
                <w:b w:val="0"/>
                <w:bCs w:val="0"/>
                <w:szCs w:val="20"/>
              </w:rPr>
            </w:pPr>
            <w:r w:rsidRPr="0077173E">
              <w:rPr>
                <w:b w:val="0"/>
                <w:bCs w:val="0"/>
                <w:szCs w:val="20"/>
              </w:rPr>
              <w:t xml:space="preserve">IPv4 dictates how information is passed from one network component to another. One IPv4 rule is that all devices require a </w:t>
            </w:r>
            <w:ins w:id="6" w:author="Paul Donnell" w:date="2014-12-13T19:19:00Z">
              <w:r w:rsidR="00650CDE">
                <w:rPr>
                  <w:b w:val="0"/>
                  <w:bCs w:val="0"/>
                  <w:szCs w:val="20"/>
                </w:rPr>
                <w:t xml:space="preserve">globally </w:t>
              </w:r>
            </w:ins>
            <w:r w:rsidRPr="0077173E">
              <w:rPr>
                <w:b w:val="0"/>
                <w:bCs w:val="0"/>
                <w:szCs w:val="20"/>
              </w:rPr>
              <w:t>unique IP address.</w:t>
            </w:r>
          </w:p>
          <w:p w:rsidR="00E14ECA" w:rsidRDefault="00E14ECA" w:rsidP="00E14ECA">
            <w:pPr>
              <w:pStyle w:val="Heading3"/>
            </w:pPr>
            <w:r>
              <w:t>IP Addresses</w:t>
            </w:r>
          </w:p>
          <w:p w:rsidR="00E14ECA" w:rsidRDefault="00E14ECA" w:rsidP="00E14ECA">
            <w:r w:rsidRPr="0077173E">
              <w:t>An IP address is a unique numeric value given to each device on a network. This number represents the location of a device on the internet. IP packets (data that is moved along the network) have IP addresses within them so routers know where to send the packet.</w:t>
            </w:r>
          </w:p>
          <w:p w:rsidR="00E14ECA" w:rsidRDefault="00E14ECA" w:rsidP="00E14ECA">
            <w:r>
              <w:t xml:space="preserve">The IP address can be written in binary or decimal. </w:t>
            </w:r>
            <w:ins w:id="7" w:author="Paul Donnell" w:date="2014-12-13T19:20:00Z">
              <w:r w:rsidR="00650CDE">
                <w:t xml:space="preserve">Learning to write them in binary computer language </w:t>
              </w:r>
            </w:ins>
            <w:ins w:id="8" w:author="Paul Donnell" w:date="2014-12-13T19:23:00Z">
              <w:r w:rsidR="00650CDE">
                <w:t xml:space="preserve">is </w:t>
              </w:r>
            </w:ins>
            <w:ins w:id="9" w:author="Paul Donnell" w:date="2014-12-13T19:28:00Z">
              <w:r w:rsidR="009A2966">
                <w:t>necessary</w:t>
              </w:r>
            </w:ins>
            <w:ins w:id="10" w:author="Paul Donnell" w:date="2014-12-13T19:23:00Z">
              <w:r w:rsidR="00650CDE">
                <w:t xml:space="preserve"> </w:t>
              </w:r>
            </w:ins>
            <w:ins w:id="11" w:author="Paul Donnell" w:date="2014-12-13T19:28:00Z">
              <w:r w:rsidR="009A2966">
                <w:t>because</w:t>
              </w:r>
            </w:ins>
            <w:ins w:id="12" w:author="Paul Donnell" w:date="2014-12-13T19:23:00Z">
              <w:r w:rsidR="00650CDE">
                <w:t xml:space="preserve"> you will be switching between binary and decimal in order to complete the sub netting process. </w:t>
              </w:r>
            </w:ins>
            <w:ins w:id="13" w:author="Paul Donnell" w:date="2014-12-13T19:20:00Z">
              <w:r w:rsidR="00650CDE">
                <w:t xml:space="preserve"> </w:t>
              </w:r>
            </w:ins>
            <w:r>
              <w:t xml:space="preserve">If </w:t>
            </w:r>
            <w:ins w:id="14" w:author="Paul Donnell" w:date="2014-12-13T19:29:00Z">
              <w:r w:rsidR="009A2966">
                <w:t xml:space="preserve">the IP address is </w:t>
              </w:r>
            </w:ins>
            <w:r>
              <w:t>written in binary</w:t>
            </w:r>
            <w:ins w:id="15" w:author="Paul Donnell" w:date="2014-12-13T19:27:00Z">
              <w:r w:rsidR="009A2966">
                <w:t xml:space="preserve"> computer language</w:t>
              </w:r>
            </w:ins>
            <w:r>
              <w:t>, there are always 32 characters</w:t>
            </w:r>
            <w:ins w:id="16" w:author="Paul Donnell" w:date="2014-12-13T19:26:00Z">
              <w:r w:rsidR="00650CDE">
                <w:t xml:space="preserve"> or bits</w:t>
              </w:r>
            </w:ins>
            <w:r>
              <w:t xml:space="preserve">, </w:t>
            </w:r>
            <w:del w:id="17" w:author="Paul Donnell" w:date="2014-12-13T19:29:00Z">
              <w:r w:rsidDel="009A2966">
                <w:delText xml:space="preserve">and </w:delText>
              </w:r>
            </w:del>
            <w:del w:id="18" w:author="Paul Donnell" w:date="2014-12-13T19:27:00Z">
              <w:r w:rsidDel="00650CDE">
                <w:delText>the values used for each bit are</w:delText>
              </w:r>
            </w:del>
            <w:ins w:id="19" w:author="Paul Donnell" w:date="2014-12-13T19:29:00Z">
              <w:r w:rsidR="009A2966">
                <w:t>with each bit representing</w:t>
              </w:r>
            </w:ins>
            <w:r>
              <w:t xml:space="preserve"> either </w:t>
            </w:r>
            <w:ins w:id="20" w:author="Paul Donnell" w:date="2014-12-13T19:29:00Z">
              <w:r w:rsidR="009A2966">
                <w:t xml:space="preserve">a </w:t>
              </w:r>
            </w:ins>
            <w:r>
              <w:t xml:space="preserve">zero (0) or </w:t>
            </w:r>
            <w:ins w:id="21" w:author="Paul Donnell" w:date="2014-12-13T19:30:00Z">
              <w:r w:rsidR="009A2966">
                <w:t xml:space="preserve">a </w:t>
              </w:r>
            </w:ins>
            <w:r>
              <w:t>one (1).</w:t>
            </w:r>
          </w:p>
          <w:p w:rsidR="00E14ECA" w:rsidRDefault="00E14ECA" w:rsidP="00E14ECA">
            <w:r>
              <w:t xml:space="preserve">When written in binary, the 32 </w:t>
            </w:r>
            <w:del w:id="22" w:author="Paul Donnell" w:date="2014-12-13T19:24:00Z">
              <w:r w:rsidDel="00650CDE">
                <w:delText>digits</w:delText>
              </w:r>
            </w:del>
            <w:ins w:id="23" w:author="Paul Donnell" w:date="2014-12-13T19:24:00Z">
              <w:r w:rsidR="00650CDE">
                <w:t>bits</w:t>
              </w:r>
            </w:ins>
            <w:r>
              <w:t xml:space="preserve"> are </w:t>
            </w:r>
            <w:del w:id="24" w:author="Paul Donnell" w:date="2014-12-13T19:25:00Z">
              <w:r w:rsidDel="00650CDE">
                <w:delText>broken up</w:delText>
              </w:r>
            </w:del>
            <w:ins w:id="25" w:author="Paul Donnell" w:date="2014-12-13T19:25:00Z">
              <w:r w:rsidR="00650CDE">
                <w:t>grouped</w:t>
              </w:r>
            </w:ins>
            <w:r>
              <w:t xml:space="preserve"> into 8 bit segments, known as octets</w:t>
            </w:r>
            <w:ins w:id="26" w:author="Paul Donnell" w:date="2014-12-13T19:25:00Z">
              <w:r w:rsidR="00650CDE">
                <w:t xml:space="preserve"> or bytes. These </w:t>
              </w:r>
            </w:ins>
            <w:ins w:id="27" w:author="Paul Donnell" w:date="2014-12-13T19:28:00Z">
              <w:r w:rsidR="009A2966">
                <w:t>octets</w:t>
              </w:r>
            </w:ins>
            <w:del w:id="28" w:author="Paul Donnell" w:date="2014-12-13T19:25:00Z">
              <w:r w:rsidDel="00650CDE">
                <w:delText xml:space="preserve">, which </w:delText>
              </w:r>
            </w:del>
            <w:ins w:id="29" w:author="Paul Donnell" w:date="2014-12-13T19:25:00Z">
              <w:r w:rsidR="00650CDE">
                <w:t xml:space="preserve"> </w:t>
              </w:r>
            </w:ins>
            <w:r>
              <w:t xml:space="preserve">are separated by a period. From left to right, </w:t>
            </w:r>
            <w:del w:id="30" w:author="Paul Donnell" w:date="2014-12-13T19:30:00Z">
              <w:r w:rsidDel="009A2966">
                <w:delText xml:space="preserve">they </w:delText>
              </w:r>
            </w:del>
            <w:ins w:id="31" w:author="Paul Donnell" w:date="2014-12-13T19:30:00Z">
              <w:r w:rsidR="009A2966">
                <w:t xml:space="preserve">the octets </w:t>
              </w:r>
            </w:ins>
            <w:r>
              <w:t xml:space="preserve">are titled first, second, </w:t>
            </w:r>
            <w:r>
              <w:lastRenderedPageBreak/>
              <w:t>third, and fourth octet.</w:t>
            </w:r>
          </w:p>
          <w:p w:rsidR="00E14ECA" w:rsidRDefault="00E14ECA" w:rsidP="00E14ECA">
            <w:pPr>
              <w:pStyle w:val="bullet1"/>
            </w:pPr>
            <w:r>
              <w:t xml:space="preserve">An example </w:t>
            </w:r>
            <w:r w:rsidRPr="00E14ECA">
              <w:t>IPv4</w:t>
            </w:r>
            <w:r>
              <w:t xml:space="preserve"> address in binary is:  </w:t>
            </w:r>
            <w:r w:rsidRPr="0077173E">
              <w:rPr>
                <w:b/>
              </w:rPr>
              <w:t>11000011.11100001.00001010.11100111</w:t>
            </w:r>
            <w:r>
              <w:t>.</w:t>
            </w:r>
          </w:p>
          <w:p w:rsidR="00AA76CB" w:rsidRPr="00AE4A71" w:rsidRDefault="00AA76CB" w:rsidP="00E14ECA">
            <w:pPr>
              <w:pStyle w:val="Heading4"/>
            </w:pPr>
          </w:p>
        </w:tc>
      </w:tr>
      <w:tr w:rsidR="00E14ECA" w:rsidRPr="001F2D30" w:rsidTr="00C26834">
        <w:trPr>
          <w:trHeight w:val="144"/>
        </w:trPr>
        <w:tc>
          <w:tcPr>
            <w:tcW w:w="900" w:type="pct"/>
          </w:tcPr>
          <w:p w:rsidR="00E14ECA" w:rsidRPr="00714D09" w:rsidRDefault="00E14ECA" w:rsidP="00C26834">
            <w:pPr>
              <w:pStyle w:val="Heading4"/>
            </w:pPr>
            <w:r>
              <w:lastRenderedPageBreak/>
              <w:t>Check on Learning</w:t>
            </w:r>
          </w:p>
        </w:tc>
        <w:tc>
          <w:tcPr>
            <w:tcW w:w="4100" w:type="pct"/>
            <w:gridSpan w:val="16"/>
            <w:tcBorders>
              <w:top w:val="single" w:sz="6" w:space="0" w:color="auto"/>
            </w:tcBorders>
          </w:tcPr>
          <w:p w:rsidR="00E14ECA" w:rsidRPr="0035245F" w:rsidRDefault="00E14ECA" w:rsidP="00C26834">
            <w:r w:rsidRPr="0035245F">
              <w:t xml:space="preserve">Learning Strategy: </w:t>
            </w:r>
            <w:r w:rsidR="00D027A9">
              <w:rPr>
                <w:u w:val="single"/>
              </w:rPr>
              <w:t>Assessment</w:t>
            </w:r>
          </w:p>
          <w:p w:rsidR="00E14ECA" w:rsidRPr="0035245F" w:rsidRDefault="00E14ECA" w:rsidP="00C26834">
            <w:r w:rsidRPr="0035245F">
              <w:t>Conduct a quick review to determine if the students have learned the presented material. Ask open ended questions and solicit student answers and explanations. Encourage students to provide feedback to each other. The following question may be used to assess student knowledge.</w:t>
            </w:r>
          </w:p>
          <w:p w:rsidR="00E14ECA" w:rsidRPr="0035245F" w:rsidRDefault="00E14ECA" w:rsidP="00C26834">
            <w:r w:rsidRPr="0035245F">
              <w:rPr>
                <w:b/>
              </w:rPr>
              <w:t>Question</w:t>
            </w:r>
            <w:r w:rsidRPr="0035245F">
              <w:t xml:space="preserve">: </w:t>
            </w:r>
            <w:r w:rsidR="005E5EB1">
              <w:t xml:space="preserve">What are </w:t>
            </w:r>
            <w:r w:rsidR="005E5EB1" w:rsidRPr="005E5EB1">
              <w:t>the characteristics of an IP v4 address?</w:t>
            </w:r>
          </w:p>
          <w:p w:rsidR="00E14ECA" w:rsidRPr="001F2D30" w:rsidRDefault="00E14ECA" w:rsidP="009A2966">
            <w:pPr>
              <w:pStyle w:val="bullet1"/>
              <w:numPr>
                <w:ilvl w:val="0"/>
                <w:numId w:val="1"/>
              </w:numPr>
            </w:pPr>
            <w:r w:rsidRPr="0035245F">
              <w:rPr>
                <w:b/>
              </w:rPr>
              <w:t>Answer</w:t>
            </w:r>
            <w:r w:rsidRPr="0035245F">
              <w:t>:</w:t>
            </w:r>
            <w:r w:rsidR="005E5EB1">
              <w:t xml:space="preserve"> </w:t>
            </w:r>
            <w:ins w:id="32" w:author="Paul Donnell" w:date="2014-12-13T19:31:00Z">
              <w:r w:rsidR="009A2966">
                <w:t xml:space="preserve">A globally </w:t>
              </w:r>
            </w:ins>
            <w:del w:id="33" w:author="Paul Donnell" w:date="2014-12-13T19:31:00Z">
              <w:r w:rsidR="005E5EB1" w:rsidDel="009A2966">
                <w:delText>U</w:delText>
              </w:r>
            </w:del>
            <w:ins w:id="34" w:author="Paul Donnell" w:date="2014-12-13T19:31:00Z">
              <w:r w:rsidR="009A2966">
                <w:t>u</w:t>
              </w:r>
            </w:ins>
            <w:r w:rsidR="005E5EB1">
              <w:t>nique number assigned to network components to identify them on the network.</w:t>
            </w:r>
          </w:p>
        </w:tc>
      </w:tr>
      <w:tr w:rsidR="00E14ECA" w:rsidRPr="001F2D30" w:rsidTr="00C26834">
        <w:trPr>
          <w:trHeight w:val="144"/>
        </w:trPr>
        <w:tc>
          <w:tcPr>
            <w:tcW w:w="900" w:type="pct"/>
          </w:tcPr>
          <w:p w:rsidR="00E14ECA" w:rsidRDefault="00E14ECA" w:rsidP="00C26834">
            <w:pPr>
              <w:pStyle w:val="Heading4"/>
            </w:pPr>
            <w:r>
              <w:t>Review Summary</w:t>
            </w:r>
          </w:p>
        </w:tc>
        <w:tc>
          <w:tcPr>
            <w:tcW w:w="4100" w:type="pct"/>
            <w:gridSpan w:val="16"/>
            <w:tcBorders>
              <w:top w:val="single" w:sz="6" w:space="0" w:color="auto"/>
            </w:tcBorders>
          </w:tcPr>
          <w:p w:rsidR="00E14ECA" w:rsidRPr="006638D3" w:rsidRDefault="00E14ECA" w:rsidP="00E14ECA">
            <w:r w:rsidRPr="00094A1B">
              <w:t>If necessary, provide a short summary of the topic.</w:t>
            </w:r>
          </w:p>
        </w:tc>
      </w:tr>
      <w:tr w:rsidR="00AA76CB" w:rsidRPr="001F2D30" w:rsidTr="00D261F5">
        <w:trPr>
          <w:trHeight w:val="144"/>
        </w:trPr>
        <w:tc>
          <w:tcPr>
            <w:tcW w:w="900" w:type="pct"/>
          </w:tcPr>
          <w:p w:rsidR="00AA76CB" w:rsidRPr="000958C2" w:rsidRDefault="00AA76CB" w:rsidP="00DB7978">
            <w:pPr>
              <w:pStyle w:val="Heading2"/>
            </w:pPr>
            <w:r w:rsidRPr="000958C2">
              <w:t>ELO A</w:t>
            </w:r>
            <w:r>
              <w:t xml:space="preserve"> – LSA 2.</w:t>
            </w:r>
          </w:p>
        </w:tc>
        <w:tc>
          <w:tcPr>
            <w:tcW w:w="4100" w:type="pct"/>
            <w:gridSpan w:val="16"/>
            <w:tcBorders>
              <w:top w:val="single" w:sz="6" w:space="0" w:color="auto"/>
              <w:bottom w:val="single" w:sz="6" w:space="0" w:color="auto"/>
            </w:tcBorders>
          </w:tcPr>
          <w:p w:rsidR="00AA76CB" w:rsidRPr="00D2662A" w:rsidRDefault="00DB7978" w:rsidP="00DB7978">
            <w:pPr>
              <w:pStyle w:val="Heading2"/>
            </w:pPr>
            <w:r w:rsidRPr="00DB7978">
              <w:t>Determine the decimal value of binary numbers.</w:t>
            </w:r>
          </w:p>
        </w:tc>
      </w:tr>
      <w:tr w:rsidR="00AA76CB" w:rsidRPr="001F2D30" w:rsidTr="00D261F5">
        <w:trPr>
          <w:trHeight w:val="144"/>
        </w:trPr>
        <w:tc>
          <w:tcPr>
            <w:tcW w:w="900" w:type="pct"/>
          </w:tcPr>
          <w:p w:rsidR="00AA76CB" w:rsidRPr="001F2D30" w:rsidRDefault="00AA76CB" w:rsidP="00AA76CB">
            <w:pPr>
              <w:pStyle w:val="Heading4"/>
            </w:pPr>
          </w:p>
        </w:tc>
        <w:tc>
          <w:tcPr>
            <w:tcW w:w="4100" w:type="pct"/>
            <w:gridSpan w:val="16"/>
            <w:tcBorders>
              <w:top w:val="single" w:sz="6" w:space="0" w:color="auto"/>
              <w:bottom w:val="single" w:sz="6" w:space="0" w:color="auto"/>
            </w:tcBorders>
          </w:tcPr>
          <w:p w:rsidR="00AA76CB" w:rsidRPr="001B649F" w:rsidRDefault="00AA76CB" w:rsidP="00AA76CB">
            <w:pPr>
              <w:pStyle w:val="MOI"/>
            </w:pPr>
            <w:r w:rsidRPr="001B649F">
              <w:t>Method of Instruction:</w:t>
            </w:r>
            <w:r w:rsidRPr="001B649F">
              <w:tab/>
            </w:r>
            <w:r w:rsidR="00DB7978">
              <w:t>Drill and Practice</w:t>
            </w:r>
          </w:p>
          <w:p w:rsidR="00AA76CB" w:rsidRPr="001B649F" w:rsidRDefault="00AA76CB" w:rsidP="00AA76CB">
            <w:pPr>
              <w:pStyle w:val="MOI"/>
            </w:pPr>
            <w:r w:rsidRPr="001B649F">
              <w:t>Instr Type (I:S Ratio/Qty):</w:t>
            </w:r>
            <w:r w:rsidRPr="001B649F">
              <w:tab/>
              <w:t>Contract Instructor (1:16/0)</w:t>
            </w:r>
          </w:p>
          <w:p w:rsidR="00AA76CB" w:rsidRPr="001B649F" w:rsidRDefault="00AA76CB" w:rsidP="00AA76CB">
            <w:pPr>
              <w:pStyle w:val="MOI"/>
            </w:pPr>
            <w:r w:rsidRPr="001B649F">
              <w:t>Time of Instruction:</w:t>
            </w:r>
            <w:r w:rsidRPr="001B649F">
              <w:tab/>
            </w:r>
            <w:r w:rsidR="00DB7978">
              <w:t>50</w:t>
            </w:r>
            <w:r w:rsidRPr="001B649F">
              <w:t xml:space="preserve"> mins</w:t>
            </w:r>
          </w:p>
          <w:p w:rsidR="00AA76CB" w:rsidRPr="001B649F" w:rsidRDefault="00AA76CB" w:rsidP="00AA76CB">
            <w:pPr>
              <w:pStyle w:val="MOI"/>
            </w:pPr>
            <w:r w:rsidRPr="001B649F">
              <w:t>Instructional Strategy:</w:t>
            </w:r>
            <w:r w:rsidRPr="001B649F">
              <w:tab/>
              <w:t>Large Group Instruction</w:t>
            </w:r>
          </w:p>
          <w:p w:rsidR="00AA76CB" w:rsidRDefault="00AA76CB" w:rsidP="00AA76CB">
            <w:pPr>
              <w:pStyle w:val="MOI"/>
            </w:pPr>
            <w:r w:rsidRPr="001B649F">
              <w:t>Media Type:</w:t>
            </w:r>
            <w:r w:rsidRPr="001B649F">
              <w:tab/>
              <w:t>Computer Assisted Instruction</w:t>
            </w:r>
          </w:p>
          <w:p w:rsidR="00AA76CB" w:rsidRDefault="00AA76CB" w:rsidP="00AA76CB">
            <w:pPr>
              <w:pStyle w:val="MOI"/>
            </w:pPr>
            <w:r>
              <w:t>Other Media:</w:t>
            </w:r>
            <w:r>
              <w:tab/>
              <w:t>None</w:t>
            </w:r>
          </w:p>
          <w:p w:rsidR="00AA76CB" w:rsidRPr="00841803" w:rsidRDefault="00AA76CB" w:rsidP="00AA76CB">
            <w:pPr>
              <w:pStyle w:val="MOI"/>
            </w:pPr>
            <w:r>
              <w:t>Security Classification:</w:t>
            </w:r>
            <w:r>
              <w:tab/>
              <w:t>Unclassified</w:t>
            </w:r>
          </w:p>
        </w:tc>
      </w:tr>
      <w:tr w:rsidR="00AA76CB" w:rsidRPr="001F2D30" w:rsidTr="00D261F5">
        <w:trPr>
          <w:trHeight w:val="144"/>
        </w:trPr>
        <w:tc>
          <w:tcPr>
            <w:tcW w:w="900" w:type="pct"/>
          </w:tcPr>
          <w:p w:rsidR="00AA76CB" w:rsidRPr="001F2D30" w:rsidRDefault="00AA76CB" w:rsidP="00AA76CB">
            <w:pPr>
              <w:pStyle w:val="Heading4"/>
            </w:pPr>
            <w:r>
              <w:t>NOTE:</w:t>
            </w:r>
          </w:p>
        </w:tc>
        <w:tc>
          <w:tcPr>
            <w:tcW w:w="4100" w:type="pct"/>
            <w:gridSpan w:val="16"/>
            <w:tcBorders>
              <w:top w:val="single" w:sz="6" w:space="0" w:color="auto"/>
              <w:bottom w:val="single" w:sz="6" w:space="0" w:color="auto"/>
            </w:tcBorders>
          </w:tcPr>
          <w:p w:rsidR="00AA76CB" w:rsidRDefault="00AA76CB" w:rsidP="00AA76CB">
            <w:r>
              <w:t xml:space="preserve">Learning Strategy: </w:t>
            </w:r>
            <w:r w:rsidRPr="00D20AA3">
              <w:rPr>
                <w:u w:val="single"/>
              </w:rPr>
              <w:t>Content Presentation and Learning Guidance.</w:t>
            </w:r>
          </w:p>
          <w:p w:rsidR="00AA76CB" w:rsidRPr="001F2D30" w:rsidRDefault="00AA76CB" w:rsidP="00AA76CB">
            <w:pPr>
              <w:pStyle w:val="bullet1"/>
            </w:pPr>
            <w:r w:rsidRPr="002D5252">
              <w:t>Facilitate a discussion of the following instructional content.</w:t>
            </w:r>
          </w:p>
        </w:tc>
      </w:tr>
      <w:tr w:rsidR="00AA76CB" w:rsidRPr="001F2D30" w:rsidTr="00D261F5">
        <w:trPr>
          <w:trHeight w:val="144"/>
        </w:trPr>
        <w:tc>
          <w:tcPr>
            <w:tcW w:w="900" w:type="pct"/>
          </w:tcPr>
          <w:p w:rsidR="00AA76CB" w:rsidRPr="001F2D30" w:rsidRDefault="00AA76CB" w:rsidP="00AA76CB">
            <w:pPr>
              <w:pStyle w:val="Heading4"/>
            </w:pPr>
          </w:p>
        </w:tc>
        <w:tc>
          <w:tcPr>
            <w:tcW w:w="4100" w:type="pct"/>
            <w:gridSpan w:val="16"/>
            <w:tcBorders>
              <w:top w:val="single" w:sz="6" w:space="0" w:color="auto"/>
              <w:bottom w:val="single" w:sz="6" w:space="0" w:color="auto"/>
            </w:tcBorders>
          </w:tcPr>
          <w:p w:rsidR="00AE4F8F" w:rsidRDefault="00AE4F8F" w:rsidP="00AA76CB">
            <w:pPr>
              <w:rPr>
                <w:ins w:id="35" w:author="Paul Donnell" w:date="2014-12-13T19:38:00Z"/>
              </w:rPr>
            </w:pPr>
            <w:ins w:id="36" w:author="Paul Donnell" w:date="2014-12-13T19:38:00Z">
              <w:r>
                <w:t xml:space="preserve">We use the decimal </w:t>
              </w:r>
            </w:ins>
            <w:ins w:id="37" w:author="Paul Donnell" w:date="2014-12-13T19:47:00Z">
              <w:r>
                <w:t>numbering</w:t>
              </w:r>
            </w:ins>
            <w:ins w:id="38" w:author="Paul Donnell" w:date="2014-12-13T19:38:00Z">
              <w:r>
                <w:t xml:space="preserve"> system </w:t>
              </w:r>
            </w:ins>
            <w:ins w:id="39" w:author="Paul Donnell" w:date="2014-12-13T19:39:00Z">
              <w:r>
                <w:t xml:space="preserve">every day, </w:t>
              </w:r>
            </w:ins>
            <w:ins w:id="40" w:author="Paul Donnell" w:date="2014-12-13T19:38:00Z">
              <w:r>
                <w:t>so it makes sense</w:t>
              </w:r>
            </w:ins>
            <w:ins w:id="41" w:author="Paul Donnell" w:date="2014-12-13T19:39:00Z">
              <w:r>
                <w:t xml:space="preserve"> to </w:t>
              </w:r>
            </w:ins>
            <w:ins w:id="42" w:author="Paul Donnell" w:date="2014-12-13T19:47:00Z">
              <w:r>
                <w:t>learn</w:t>
              </w:r>
            </w:ins>
            <w:ins w:id="43" w:author="Paul Donnell" w:date="2014-12-13T19:39:00Z">
              <w:r>
                <w:t xml:space="preserve"> how to convert these </w:t>
              </w:r>
            </w:ins>
            <w:ins w:id="44" w:author="Paul Donnell" w:date="2014-12-13T19:47:00Z">
              <w:r>
                <w:t>binary</w:t>
              </w:r>
            </w:ins>
            <w:ins w:id="45" w:author="Paul Donnell" w:date="2014-12-13T19:39:00Z">
              <w:r>
                <w:t xml:space="preserve"> octets into a decimal value like 192.168.0.1</w:t>
              </w:r>
            </w:ins>
            <w:ins w:id="46" w:author="Paul Donnell" w:date="2014-12-13T19:48:00Z">
              <w:r>
                <w:t xml:space="preserve">. </w:t>
              </w:r>
              <w:r w:rsidR="003A2819">
                <w:t>This decimal representation</w:t>
              </w:r>
            </w:ins>
            <w:ins w:id="47" w:author="Paul Donnell" w:date="2014-12-13T19:39:00Z">
              <w:r>
                <w:t xml:space="preserve"> is how most people understand and work </w:t>
              </w:r>
            </w:ins>
            <w:ins w:id="48" w:author="Paul Donnell" w:date="2014-12-13T19:40:00Z">
              <w:r>
                <w:t>with IP addresses.</w:t>
              </w:r>
            </w:ins>
          </w:p>
          <w:p w:rsidR="00AE4F8F" w:rsidRDefault="00AE4F8F" w:rsidP="00AA76CB">
            <w:pPr>
              <w:rPr>
                <w:ins w:id="49" w:author="Paul Donnell" w:date="2014-12-13T19:40:00Z"/>
              </w:rPr>
            </w:pPr>
            <w:ins w:id="50" w:author="Paul Donnell" w:date="2014-12-13T19:40:00Z">
              <w:r>
                <w:t>(REMOVE THE EQUATION SECTION OF THIS TABLE – TOTALLY UNESSARY AND WILL CONFUSE PEOPLE)</w:t>
              </w:r>
            </w:ins>
          </w:p>
          <w:p w:rsidR="00AA76CB" w:rsidRDefault="00AA76CB" w:rsidP="00AA76CB">
            <w:r>
              <w:t xml:space="preserve">Each position in an octet has a corresponding decimal value, which increases from right to left. The rightmost bit has a </w:t>
            </w:r>
            <w:ins w:id="51" w:author="Paul Donnell" w:date="2014-12-13T19:38:00Z">
              <w:r w:rsidR="00AE4F8F">
                <w:t xml:space="preserve">decimal </w:t>
              </w:r>
            </w:ins>
            <w:r>
              <w:t xml:space="preserve">value of </w:t>
            </w:r>
            <w:del w:id="52" w:author="Paul Donnell" w:date="2014-12-13T19:38:00Z">
              <w:r w:rsidR="00D83F18" w:rsidDel="00AE4F8F">
                <w:delText>2</w:delText>
              </w:r>
            </w:del>
            <w:ins w:id="53" w:author="Paul Donnell" w:date="2014-12-13T19:38:00Z">
              <w:r w:rsidR="00AE4F8F">
                <w:t>1</w:t>
              </w:r>
            </w:ins>
            <w:del w:id="54" w:author="Paul Donnell" w:date="2014-12-13T19:37:00Z">
              <w:r w:rsidR="00D83F18" w:rsidDel="00AE4F8F">
                <w:delText>0</w:delText>
              </w:r>
            </w:del>
            <w:r w:rsidR="00D83F18">
              <w:t>;</w:t>
            </w:r>
            <w:r>
              <w:t xml:space="preserve"> the bit to the immediate left of it has a value of </w:t>
            </w:r>
            <w:ins w:id="55" w:author="Paul Donnell" w:date="2014-12-13T19:41:00Z">
              <w:r w:rsidR="00AE4F8F">
                <w:t xml:space="preserve">2, then 4, then 8 and keeps </w:t>
              </w:r>
            </w:ins>
            <w:ins w:id="56" w:author="Paul Donnell" w:date="2014-12-13T19:42:00Z">
              <w:r w:rsidR="00AE4F8F">
                <w:t>doubling</w:t>
              </w:r>
            </w:ins>
            <w:ins w:id="57" w:author="Paul Donnell" w:date="2014-12-13T19:41:00Z">
              <w:r w:rsidR="00AE4F8F">
                <w:t xml:space="preserve"> in value until you reach 128</w:t>
              </w:r>
            </w:ins>
            <w:del w:id="58" w:author="Paul Donnell" w:date="2014-12-13T19:41:00Z">
              <w:r w:rsidDel="00AE4F8F">
                <w:delText>21</w:delText>
              </w:r>
            </w:del>
            <w:del w:id="59" w:author="Paul Donnell" w:date="2014-12-13T19:42:00Z">
              <w:r w:rsidDel="00AE4F8F">
                <w:delText>, and so on</w:delText>
              </w:r>
            </w:del>
            <w:r>
              <w:t>.</w:t>
            </w:r>
          </w:p>
          <w:p w:rsidR="00AA76CB" w:rsidRDefault="00AA76CB" w:rsidP="00AA76CB">
            <w:r>
              <w:t>See the table for a breakdown of each position's value.</w:t>
            </w:r>
          </w:p>
          <w:tbl>
            <w:tblPr>
              <w:tblStyle w:val="Jeff"/>
              <w:tblW w:w="62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03"/>
              <w:gridCol w:w="594"/>
              <w:gridCol w:w="503"/>
              <w:gridCol w:w="503"/>
              <w:gridCol w:w="503"/>
              <w:gridCol w:w="472"/>
              <w:gridCol w:w="472"/>
              <w:gridCol w:w="472"/>
              <w:gridCol w:w="472"/>
            </w:tblGrid>
            <w:tr w:rsidR="00AA76CB" w:rsidRPr="0013087F" w:rsidTr="00044AF4">
              <w:trPr>
                <w:jc w:val="center"/>
              </w:trPr>
              <w:tc>
                <w:tcPr>
                  <w:tcW w:w="2303" w:type="dxa"/>
                </w:tcPr>
                <w:p w:rsidR="00AA76CB" w:rsidRPr="0013087F" w:rsidRDefault="00AA76CB" w:rsidP="00AA76CB">
                  <w:pPr>
                    <w:jc w:val="right"/>
                    <w:rPr>
                      <w:rFonts w:asciiTheme="minorHAnsi" w:hAnsiTheme="minorHAnsi" w:cstheme="minorHAnsi"/>
                      <w:b/>
                      <w:szCs w:val="24"/>
                    </w:rPr>
                  </w:pPr>
                  <w:r w:rsidRPr="0013087F">
                    <w:rPr>
                      <w:rFonts w:asciiTheme="minorHAnsi" w:hAnsiTheme="minorHAnsi" w:cstheme="minorHAnsi"/>
                      <w:b/>
                      <w:szCs w:val="24"/>
                    </w:rPr>
                    <w:t>Position in Octet</w:t>
                  </w:r>
                </w:p>
              </w:tc>
              <w:tc>
                <w:tcPr>
                  <w:tcW w:w="594" w:type="dxa"/>
                </w:tcPr>
                <w:p w:rsidR="00AA76CB" w:rsidRPr="0013087F" w:rsidRDefault="00AA76CB" w:rsidP="00AA76CB">
                  <w:pPr>
                    <w:jc w:val="center"/>
                    <w:rPr>
                      <w:rFonts w:asciiTheme="minorHAnsi" w:hAnsiTheme="minorHAnsi" w:cstheme="minorHAnsi"/>
                      <w:szCs w:val="24"/>
                    </w:rPr>
                  </w:pPr>
                  <w:r w:rsidRPr="0013087F">
                    <w:rPr>
                      <w:rFonts w:asciiTheme="minorHAnsi" w:hAnsiTheme="minorHAnsi" w:cstheme="minorHAnsi"/>
                      <w:szCs w:val="24"/>
                    </w:rPr>
                    <w:t>8</w:t>
                  </w:r>
                </w:p>
              </w:tc>
              <w:tc>
                <w:tcPr>
                  <w:tcW w:w="503" w:type="dxa"/>
                </w:tcPr>
                <w:p w:rsidR="00AA76CB" w:rsidRPr="0013087F" w:rsidRDefault="00AA76CB" w:rsidP="00AA76CB">
                  <w:pPr>
                    <w:jc w:val="center"/>
                    <w:rPr>
                      <w:rFonts w:asciiTheme="minorHAnsi" w:hAnsiTheme="minorHAnsi" w:cstheme="minorHAnsi"/>
                      <w:szCs w:val="24"/>
                    </w:rPr>
                  </w:pPr>
                  <w:r w:rsidRPr="0013087F">
                    <w:rPr>
                      <w:rFonts w:asciiTheme="minorHAnsi" w:hAnsiTheme="minorHAnsi" w:cstheme="minorHAnsi"/>
                      <w:szCs w:val="24"/>
                    </w:rPr>
                    <w:t>7</w:t>
                  </w:r>
                </w:p>
              </w:tc>
              <w:tc>
                <w:tcPr>
                  <w:tcW w:w="503" w:type="dxa"/>
                </w:tcPr>
                <w:p w:rsidR="00AA76CB" w:rsidRPr="0013087F" w:rsidRDefault="00AA76CB" w:rsidP="00AA76CB">
                  <w:pPr>
                    <w:jc w:val="center"/>
                    <w:rPr>
                      <w:rFonts w:asciiTheme="minorHAnsi" w:hAnsiTheme="minorHAnsi" w:cstheme="minorHAnsi"/>
                      <w:szCs w:val="24"/>
                    </w:rPr>
                  </w:pPr>
                  <w:r w:rsidRPr="0013087F">
                    <w:rPr>
                      <w:rFonts w:asciiTheme="minorHAnsi" w:hAnsiTheme="minorHAnsi" w:cstheme="minorHAnsi"/>
                      <w:szCs w:val="24"/>
                    </w:rPr>
                    <w:t>6</w:t>
                  </w:r>
                </w:p>
              </w:tc>
              <w:tc>
                <w:tcPr>
                  <w:tcW w:w="503" w:type="dxa"/>
                </w:tcPr>
                <w:p w:rsidR="00AA76CB" w:rsidRPr="0013087F" w:rsidRDefault="00AA76CB" w:rsidP="00AA76CB">
                  <w:pPr>
                    <w:jc w:val="center"/>
                    <w:rPr>
                      <w:rFonts w:asciiTheme="minorHAnsi" w:hAnsiTheme="minorHAnsi" w:cstheme="minorHAnsi"/>
                      <w:szCs w:val="24"/>
                    </w:rPr>
                  </w:pPr>
                  <w:r w:rsidRPr="0013087F">
                    <w:rPr>
                      <w:rFonts w:asciiTheme="minorHAnsi" w:hAnsiTheme="minorHAnsi" w:cstheme="minorHAnsi"/>
                      <w:szCs w:val="24"/>
                    </w:rPr>
                    <w:t>5</w:t>
                  </w:r>
                </w:p>
              </w:tc>
              <w:tc>
                <w:tcPr>
                  <w:tcW w:w="472" w:type="dxa"/>
                </w:tcPr>
                <w:p w:rsidR="00AA76CB" w:rsidRPr="0013087F" w:rsidRDefault="00AA76CB" w:rsidP="00AA76CB">
                  <w:pPr>
                    <w:jc w:val="center"/>
                    <w:rPr>
                      <w:rFonts w:asciiTheme="minorHAnsi" w:hAnsiTheme="minorHAnsi" w:cstheme="minorHAnsi"/>
                      <w:szCs w:val="24"/>
                    </w:rPr>
                  </w:pPr>
                  <w:r w:rsidRPr="0013087F">
                    <w:rPr>
                      <w:rFonts w:asciiTheme="minorHAnsi" w:hAnsiTheme="minorHAnsi" w:cstheme="minorHAnsi"/>
                      <w:szCs w:val="24"/>
                    </w:rPr>
                    <w:t>4</w:t>
                  </w:r>
                </w:p>
              </w:tc>
              <w:tc>
                <w:tcPr>
                  <w:tcW w:w="472" w:type="dxa"/>
                </w:tcPr>
                <w:p w:rsidR="00AA76CB" w:rsidRPr="0013087F" w:rsidRDefault="00AA76CB" w:rsidP="00AA76CB">
                  <w:pPr>
                    <w:jc w:val="center"/>
                    <w:rPr>
                      <w:rFonts w:asciiTheme="minorHAnsi" w:hAnsiTheme="minorHAnsi" w:cstheme="minorHAnsi"/>
                      <w:szCs w:val="24"/>
                    </w:rPr>
                  </w:pPr>
                  <w:r w:rsidRPr="0013087F">
                    <w:rPr>
                      <w:rFonts w:asciiTheme="minorHAnsi" w:hAnsiTheme="minorHAnsi" w:cstheme="minorHAnsi"/>
                      <w:szCs w:val="24"/>
                    </w:rPr>
                    <w:t>3</w:t>
                  </w:r>
                </w:p>
              </w:tc>
              <w:tc>
                <w:tcPr>
                  <w:tcW w:w="472" w:type="dxa"/>
                </w:tcPr>
                <w:p w:rsidR="00AA76CB" w:rsidRPr="0013087F" w:rsidRDefault="00AA76CB" w:rsidP="00AA76CB">
                  <w:pPr>
                    <w:jc w:val="center"/>
                    <w:rPr>
                      <w:rFonts w:asciiTheme="minorHAnsi" w:hAnsiTheme="minorHAnsi" w:cstheme="minorHAnsi"/>
                      <w:szCs w:val="24"/>
                    </w:rPr>
                  </w:pPr>
                  <w:r w:rsidRPr="0013087F">
                    <w:rPr>
                      <w:rFonts w:asciiTheme="minorHAnsi" w:hAnsiTheme="minorHAnsi" w:cstheme="minorHAnsi"/>
                      <w:szCs w:val="24"/>
                    </w:rPr>
                    <w:t>2</w:t>
                  </w:r>
                </w:p>
              </w:tc>
              <w:tc>
                <w:tcPr>
                  <w:tcW w:w="472" w:type="dxa"/>
                </w:tcPr>
                <w:p w:rsidR="00AA76CB" w:rsidRPr="0013087F" w:rsidRDefault="00AA76CB" w:rsidP="00AA76CB">
                  <w:pPr>
                    <w:jc w:val="center"/>
                    <w:rPr>
                      <w:rFonts w:asciiTheme="minorHAnsi" w:hAnsiTheme="minorHAnsi" w:cstheme="minorHAnsi"/>
                      <w:szCs w:val="24"/>
                    </w:rPr>
                  </w:pPr>
                  <w:r w:rsidRPr="0013087F">
                    <w:rPr>
                      <w:rFonts w:asciiTheme="minorHAnsi" w:hAnsiTheme="minorHAnsi" w:cstheme="minorHAnsi"/>
                      <w:szCs w:val="24"/>
                    </w:rPr>
                    <w:t>1</w:t>
                  </w:r>
                </w:p>
              </w:tc>
            </w:tr>
            <w:tr w:rsidR="00AA76CB" w:rsidRPr="0013087F" w:rsidTr="00044AF4">
              <w:trPr>
                <w:jc w:val="center"/>
              </w:trPr>
              <w:tc>
                <w:tcPr>
                  <w:tcW w:w="2303" w:type="dxa"/>
                </w:tcPr>
                <w:p w:rsidR="00AA76CB" w:rsidRPr="0013087F" w:rsidRDefault="00AA76CB" w:rsidP="00AA76CB">
                  <w:pPr>
                    <w:jc w:val="right"/>
                    <w:rPr>
                      <w:rFonts w:asciiTheme="minorHAnsi" w:hAnsiTheme="minorHAnsi" w:cstheme="minorHAnsi"/>
                      <w:b/>
                      <w:szCs w:val="24"/>
                    </w:rPr>
                  </w:pPr>
                  <w:del w:id="60" w:author="Paul Donnell" w:date="2014-12-13T19:42:00Z">
                    <w:r w:rsidRPr="0013087F" w:rsidDel="00AE4F8F">
                      <w:rPr>
                        <w:rFonts w:asciiTheme="minorHAnsi" w:hAnsiTheme="minorHAnsi" w:cstheme="minorHAnsi"/>
                        <w:b/>
                        <w:szCs w:val="24"/>
                      </w:rPr>
                      <w:delText>Equation</w:delText>
                    </w:r>
                  </w:del>
                </w:p>
              </w:tc>
              <w:tc>
                <w:tcPr>
                  <w:tcW w:w="594" w:type="dxa"/>
                </w:tcPr>
                <w:p w:rsidR="00AA76CB" w:rsidRPr="0013087F" w:rsidRDefault="00AA76CB" w:rsidP="00AA76CB">
                  <w:pPr>
                    <w:jc w:val="center"/>
                    <w:rPr>
                      <w:rFonts w:asciiTheme="minorHAnsi" w:hAnsiTheme="minorHAnsi" w:cstheme="minorHAnsi"/>
                      <w:szCs w:val="24"/>
                    </w:rPr>
                  </w:pPr>
                  <w:del w:id="61" w:author="Paul Donnell" w:date="2014-12-13T19:42:00Z">
                    <w:r w:rsidRPr="0013087F" w:rsidDel="00AE4F8F">
                      <w:rPr>
                        <w:rFonts w:asciiTheme="minorHAnsi" w:hAnsiTheme="minorHAnsi" w:cstheme="minorHAnsi"/>
                        <w:szCs w:val="24"/>
                      </w:rPr>
                      <w:delText>2</w:delText>
                    </w:r>
                    <w:r w:rsidRPr="0013087F" w:rsidDel="00AE4F8F">
                      <w:rPr>
                        <w:rFonts w:asciiTheme="minorHAnsi" w:hAnsiTheme="minorHAnsi" w:cstheme="minorHAnsi"/>
                        <w:szCs w:val="24"/>
                        <w:vertAlign w:val="superscript"/>
                      </w:rPr>
                      <w:delText>7</w:delText>
                    </w:r>
                  </w:del>
                </w:p>
              </w:tc>
              <w:tc>
                <w:tcPr>
                  <w:tcW w:w="503" w:type="dxa"/>
                </w:tcPr>
                <w:p w:rsidR="00AA76CB" w:rsidRPr="0013087F" w:rsidRDefault="00AA76CB" w:rsidP="00AA76CB">
                  <w:pPr>
                    <w:jc w:val="center"/>
                    <w:rPr>
                      <w:rFonts w:asciiTheme="minorHAnsi" w:hAnsiTheme="minorHAnsi" w:cstheme="minorHAnsi"/>
                      <w:szCs w:val="24"/>
                    </w:rPr>
                  </w:pPr>
                  <w:del w:id="62" w:author="Paul Donnell" w:date="2014-12-13T19:42:00Z">
                    <w:r w:rsidRPr="0013087F" w:rsidDel="00AE4F8F">
                      <w:rPr>
                        <w:rFonts w:asciiTheme="minorHAnsi" w:hAnsiTheme="minorHAnsi" w:cstheme="minorHAnsi"/>
                        <w:szCs w:val="24"/>
                      </w:rPr>
                      <w:delText>2</w:delText>
                    </w:r>
                    <w:r w:rsidRPr="0013087F" w:rsidDel="00AE4F8F">
                      <w:rPr>
                        <w:rFonts w:asciiTheme="minorHAnsi" w:hAnsiTheme="minorHAnsi" w:cstheme="minorHAnsi"/>
                        <w:szCs w:val="24"/>
                        <w:vertAlign w:val="superscript"/>
                      </w:rPr>
                      <w:delText>6</w:delText>
                    </w:r>
                  </w:del>
                </w:p>
              </w:tc>
              <w:tc>
                <w:tcPr>
                  <w:tcW w:w="503" w:type="dxa"/>
                </w:tcPr>
                <w:p w:rsidR="00AA76CB" w:rsidRPr="0013087F" w:rsidRDefault="00AA76CB" w:rsidP="00AA76CB">
                  <w:pPr>
                    <w:jc w:val="center"/>
                    <w:rPr>
                      <w:rFonts w:asciiTheme="minorHAnsi" w:hAnsiTheme="minorHAnsi" w:cstheme="minorHAnsi"/>
                      <w:szCs w:val="24"/>
                    </w:rPr>
                  </w:pPr>
                  <w:del w:id="63" w:author="Paul Donnell" w:date="2014-12-13T19:42:00Z">
                    <w:r w:rsidRPr="0013087F" w:rsidDel="00AE4F8F">
                      <w:rPr>
                        <w:rFonts w:asciiTheme="minorHAnsi" w:hAnsiTheme="minorHAnsi" w:cstheme="minorHAnsi"/>
                        <w:szCs w:val="24"/>
                      </w:rPr>
                      <w:delText>2</w:delText>
                    </w:r>
                    <w:r w:rsidRPr="0013087F" w:rsidDel="00AE4F8F">
                      <w:rPr>
                        <w:rFonts w:asciiTheme="minorHAnsi" w:hAnsiTheme="minorHAnsi" w:cstheme="minorHAnsi"/>
                        <w:szCs w:val="24"/>
                        <w:vertAlign w:val="superscript"/>
                      </w:rPr>
                      <w:delText>5</w:delText>
                    </w:r>
                  </w:del>
                </w:p>
              </w:tc>
              <w:tc>
                <w:tcPr>
                  <w:tcW w:w="503" w:type="dxa"/>
                </w:tcPr>
                <w:p w:rsidR="00AA76CB" w:rsidRPr="0013087F" w:rsidRDefault="00AA76CB" w:rsidP="00AA76CB">
                  <w:pPr>
                    <w:jc w:val="center"/>
                    <w:rPr>
                      <w:rFonts w:asciiTheme="minorHAnsi" w:hAnsiTheme="minorHAnsi" w:cstheme="minorHAnsi"/>
                      <w:szCs w:val="24"/>
                    </w:rPr>
                  </w:pPr>
                  <w:del w:id="64" w:author="Paul Donnell" w:date="2014-12-13T19:42:00Z">
                    <w:r w:rsidRPr="0013087F" w:rsidDel="00AE4F8F">
                      <w:rPr>
                        <w:rFonts w:asciiTheme="minorHAnsi" w:hAnsiTheme="minorHAnsi" w:cstheme="minorHAnsi"/>
                        <w:szCs w:val="24"/>
                      </w:rPr>
                      <w:delText>2</w:delText>
                    </w:r>
                    <w:r w:rsidRPr="0013087F" w:rsidDel="00AE4F8F">
                      <w:rPr>
                        <w:rFonts w:asciiTheme="minorHAnsi" w:hAnsiTheme="minorHAnsi" w:cstheme="minorHAnsi"/>
                        <w:szCs w:val="24"/>
                        <w:vertAlign w:val="superscript"/>
                      </w:rPr>
                      <w:delText>4</w:delText>
                    </w:r>
                  </w:del>
                </w:p>
              </w:tc>
              <w:tc>
                <w:tcPr>
                  <w:tcW w:w="472" w:type="dxa"/>
                </w:tcPr>
                <w:p w:rsidR="00AA76CB" w:rsidRPr="0013087F" w:rsidRDefault="00AA76CB" w:rsidP="00AA76CB">
                  <w:pPr>
                    <w:jc w:val="center"/>
                    <w:rPr>
                      <w:rFonts w:asciiTheme="minorHAnsi" w:hAnsiTheme="minorHAnsi" w:cstheme="minorHAnsi"/>
                      <w:szCs w:val="24"/>
                    </w:rPr>
                  </w:pPr>
                  <w:del w:id="65" w:author="Paul Donnell" w:date="2014-12-13T19:42:00Z">
                    <w:r w:rsidRPr="0013087F" w:rsidDel="00AE4F8F">
                      <w:rPr>
                        <w:rFonts w:asciiTheme="minorHAnsi" w:hAnsiTheme="minorHAnsi" w:cstheme="minorHAnsi"/>
                        <w:szCs w:val="24"/>
                      </w:rPr>
                      <w:delText>2</w:delText>
                    </w:r>
                    <w:r w:rsidRPr="0013087F" w:rsidDel="00AE4F8F">
                      <w:rPr>
                        <w:rFonts w:asciiTheme="minorHAnsi" w:hAnsiTheme="minorHAnsi" w:cstheme="minorHAnsi"/>
                        <w:szCs w:val="24"/>
                        <w:vertAlign w:val="superscript"/>
                      </w:rPr>
                      <w:delText>3</w:delText>
                    </w:r>
                  </w:del>
                </w:p>
              </w:tc>
              <w:tc>
                <w:tcPr>
                  <w:tcW w:w="472" w:type="dxa"/>
                </w:tcPr>
                <w:p w:rsidR="00AA76CB" w:rsidRPr="0013087F" w:rsidRDefault="00AA76CB" w:rsidP="00AA76CB">
                  <w:pPr>
                    <w:jc w:val="center"/>
                    <w:rPr>
                      <w:rFonts w:asciiTheme="minorHAnsi" w:hAnsiTheme="minorHAnsi" w:cstheme="minorHAnsi"/>
                      <w:szCs w:val="24"/>
                    </w:rPr>
                  </w:pPr>
                  <w:del w:id="66" w:author="Paul Donnell" w:date="2014-12-13T19:42:00Z">
                    <w:r w:rsidRPr="0013087F" w:rsidDel="00AE4F8F">
                      <w:rPr>
                        <w:rFonts w:asciiTheme="minorHAnsi" w:hAnsiTheme="minorHAnsi" w:cstheme="minorHAnsi"/>
                        <w:szCs w:val="24"/>
                      </w:rPr>
                      <w:delText>2</w:delText>
                    </w:r>
                    <w:r w:rsidRPr="0013087F" w:rsidDel="00AE4F8F">
                      <w:rPr>
                        <w:rFonts w:asciiTheme="minorHAnsi" w:hAnsiTheme="minorHAnsi" w:cstheme="minorHAnsi"/>
                        <w:szCs w:val="24"/>
                        <w:vertAlign w:val="superscript"/>
                      </w:rPr>
                      <w:delText>2</w:delText>
                    </w:r>
                  </w:del>
                </w:p>
              </w:tc>
              <w:tc>
                <w:tcPr>
                  <w:tcW w:w="472" w:type="dxa"/>
                </w:tcPr>
                <w:p w:rsidR="00AA76CB" w:rsidRPr="0013087F" w:rsidRDefault="00AA76CB" w:rsidP="00AA76CB">
                  <w:pPr>
                    <w:jc w:val="center"/>
                    <w:rPr>
                      <w:rFonts w:asciiTheme="minorHAnsi" w:hAnsiTheme="minorHAnsi" w:cstheme="minorHAnsi"/>
                      <w:szCs w:val="24"/>
                    </w:rPr>
                  </w:pPr>
                  <w:del w:id="67" w:author="Paul Donnell" w:date="2014-12-13T19:42:00Z">
                    <w:r w:rsidRPr="0013087F" w:rsidDel="00AE4F8F">
                      <w:rPr>
                        <w:rFonts w:asciiTheme="minorHAnsi" w:hAnsiTheme="minorHAnsi" w:cstheme="minorHAnsi"/>
                        <w:szCs w:val="24"/>
                      </w:rPr>
                      <w:delText>2</w:delText>
                    </w:r>
                    <w:r w:rsidRPr="0013087F" w:rsidDel="00AE4F8F">
                      <w:rPr>
                        <w:rFonts w:asciiTheme="minorHAnsi" w:hAnsiTheme="minorHAnsi" w:cstheme="minorHAnsi"/>
                        <w:szCs w:val="24"/>
                        <w:vertAlign w:val="superscript"/>
                      </w:rPr>
                      <w:delText>1</w:delText>
                    </w:r>
                  </w:del>
                </w:p>
              </w:tc>
              <w:tc>
                <w:tcPr>
                  <w:tcW w:w="472" w:type="dxa"/>
                </w:tcPr>
                <w:p w:rsidR="00AA76CB" w:rsidRPr="0013087F" w:rsidRDefault="00AA76CB" w:rsidP="00AA76CB">
                  <w:pPr>
                    <w:jc w:val="center"/>
                    <w:rPr>
                      <w:rFonts w:asciiTheme="minorHAnsi" w:hAnsiTheme="minorHAnsi" w:cstheme="minorHAnsi"/>
                      <w:szCs w:val="24"/>
                    </w:rPr>
                  </w:pPr>
                  <w:del w:id="68" w:author="Paul Donnell" w:date="2014-12-13T19:42:00Z">
                    <w:r w:rsidRPr="0013087F" w:rsidDel="00AE4F8F">
                      <w:rPr>
                        <w:rFonts w:asciiTheme="minorHAnsi" w:hAnsiTheme="minorHAnsi" w:cstheme="minorHAnsi"/>
                        <w:szCs w:val="24"/>
                      </w:rPr>
                      <w:delText>2</w:delText>
                    </w:r>
                    <w:r w:rsidRPr="0013087F" w:rsidDel="00AE4F8F">
                      <w:rPr>
                        <w:rFonts w:asciiTheme="minorHAnsi" w:hAnsiTheme="minorHAnsi" w:cstheme="minorHAnsi"/>
                        <w:szCs w:val="24"/>
                        <w:vertAlign w:val="superscript"/>
                      </w:rPr>
                      <w:delText>0</w:delText>
                    </w:r>
                  </w:del>
                </w:p>
              </w:tc>
            </w:tr>
            <w:tr w:rsidR="00AA76CB" w:rsidRPr="0013087F" w:rsidTr="00044AF4">
              <w:trPr>
                <w:jc w:val="center"/>
              </w:trPr>
              <w:tc>
                <w:tcPr>
                  <w:tcW w:w="2303" w:type="dxa"/>
                </w:tcPr>
                <w:p w:rsidR="00AA76CB" w:rsidRPr="0013087F" w:rsidRDefault="00AA76CB" w:rsidP="00AA76CB">
                  <w:pPr>
                    <w:jc w:val="right"/>
                    <w:rPr>
                      <w:rFonts w:asciiTheme="minorHAnsi" w:hAnsiTheme="minorHAnsi" w:cstheme="minorHAnsi"/>
                      <w:b/>
                      <w:szCs w:val="24"/>
                    </w:rPr>
                  </w:pPr>
                  <w:r>
                    <w:rPr>
                      <w:rFonts w:asciiTheme="minorHAnsi" w:hAnsiTheme="minorHAnsi" w:cstheme="minorHAnsi"/>
                      <w:b/>
                      <w:szCs w:val="24"/>
                    </w:rPr>
                    <w:t xml:space="preserve"> Decimal </w:t>
                  </w:r>
                  <w:r w:rsidRPr="0013087F">
                    <w:rPr>
                      <w:rFonts w:asciiTheme="minorHAnsi" w:hAnsiTheme="minorHAnsi" w:cstheme="minorHAnsi"/>
                      <w:b/>
                      <w:szCs w:val="24"/>
                    </w:rPr>
                    <w:t>Value by Position</w:t>
                  </w:r>
                </w:p>
              </w:tc>
              <w:tc>
                <w:tcPr>
                  <w:tcW w:w="594" w:type="dxa"/>
                </w:tcPr>
                <w:p w:rsidR="00AA76CB" w:rsidRPr="0013087F" w:rsidRDefault="00AA76CB" w:rsidP="00AA76CB">
                  <w:pPr>
                    <w:jc w:val="center"/>
                    <w:rPr>
                      <w:rFonts w:asciiTheme="minorHAnsi" w:hAnsiTheme="minorHAnsi" w:cstheme="minorHAnsi"/>
                      <w:szCs w:val="24"/>
                    </w:rPr>
                  </w:pPr>
                  <w:r w:rsidRPr="0013087F">
                    <w:rPr>
                      <w:rFonts w:asciiTheme="minorHAnsi" w:hAnsiTheme="minorHAnsi" w:cstheme="minorHAnsi"/>
                      <w:szCs w:val="24"/>
                    </w:rPr>
                    <w:t>128</w:t>
                  </w:r>
                </w:p>
              </w:tc>
              <w:tc>
                <w:tcPr>
                  <w:tcW w:w="503" w:type="dxa"/>
                </w:tcPr>
                <w:p w:rsidR="00AA76CB" w:rsidRPr="0013087F" w:rsidRDefault="00AA76CB" w:rsidP="00AA76CB">
                  <w:pPr>
                    <w:jc w:val="center"/>
                    <w:rPr>
                      <w:rFonts w:asciiTheme="minorHAnsi" w:hAnsiTheme="minorHAnsi" w:cstheme="minorHAnsi"/>
                      <w:szCs w:val="24"/>
                    </w:rPr>
                  </w:pPr>
                  <w:r w:rsidRPr="0013087F">
                    <w:rPr>
                      <w:rFonts w:asciiTheme="minorHAnsi" w:hAnsiTheme="minorHAnsi" w:cstheme="minorHAnsi"/>
                      <w:szCs w:val="24"/>
                    </w:rPr>
                    <w:t>64</w:t>
                  </w:r>
                </w:p>
              </w:tc>
              <w:tc>
                <w:tcPr>
                  <w:tcW w:w="503" w:type="dxa"/>
                </w:tcPr>
                <w:p w:rsidR="00AA76CB" w:rsidRPr="0013087F" w:rsidRDefault="00AA76CB" w:rsidP="00AA76CB">
                  <w:pPr>
                    <w:jc w:val="center"/>
                    <w:rPr>
                      <w:rFonts w:asciiTheme="minorHAnsi" w:hAnsiTheme="minorHAnsi" w:cstheme="minorHAnsi"/>
                      <w:szCs w:val="24"/>
                    </w:rPr>
                  </w:pPr>
                  <w:r w:rsidRPr="0013087F">
                    <w:rPr>
                      <w:rFonts w:asciiTheme="minorHAnsi" w:hAnsiTheme="minorHAnsi" w:cstheme="minorHAnsi"/>
                      <w:szCs w:val="24"/>
                    </w:rPr>
                    <w:t>32</w:t>
                  </w:r>
                </w:p>
              </w:tc>
              <w:tc>
                <w:tcPr>
                  <w:tcW w:w="503" w:type="dxa"/>
                </w:tcPr>
                <w:p w:rsidR="00AA76CB" w:rsidRPr="0013087F" w:rsidRDefault="00AA76CB" w:rsidP="00AA76CB">
                  <w:pPr>
                    <w:jc w:val="center"/>
                    <w:rPr>
                      <w:rFonts w:asciiTheme="minorHAnsi" w:hAnsiTheme="minorHAnsi" w:cstheme="minorHAnsi"/>
                      <w:szCs w:val="24"/>
                    </w:rPr>
                  </w:pPr>
                  <w:r w:rsidRPr="0013087F">
                    <w:rPr>
                      <w:rFonts w:asciiTheme="minorHAnsi" w:hAnsiTheme="minorHAnsi" w:cstheme="minorHAnsi"/>
                      <w:szCs w:val="24"/>
                    </w:rPr>
                    <w:t>16</w:t>
                  </w:r>
                </w:p>
              </w:tc>
              <w:tc>
                <w:tcPr>
                  <w:tcW w:w="472" w:type="dxa"/>
                </w:tcPr>
                <w:p w:rsidR="00AA76CB" w:rsidRPr="0013087F" w:rsidRDefault="00AA76CB" w:rsidP="00AA76CB">
                  <w:pPr>
                    <w:jc w:val="center"/>
                    <w:rPr>
                      <w:rFonts w:asciiTheme="minorHAnsi" w:hAnsiTheme="minorHAnsi" w:cstheme="minorHAnsi"/>
                      <w:szCs w:val="24"/>
                    </w:rPr>
                  </w:pPr>
                  <w:r w:rsidRPr="0013087F">
                    <w:rPr>
                      <w:rFonts w:asciiTheme="minorHAnsi" w:hAnsiTheme="minorHAnsi" w:cstheme="minorHAnsi"/>
                      <w:szCs w:val="24"/>
                    </w:rPr>
                    <w:t>8</w:t>
                  </w:r>
                </w:p>
              </w:tc>
              <w:tc>
                <w:tcPr>
                  <w:tcW w:w="472" w:type="dxa"/>
                </w:tcPr>
                <w:p w:rsidR="00AA76CB" w:rsidRPr="0013087F" w:rsidRDefault="00AA76CB" w:rsidP="00AA76CB">
                  <w:pPr>
                    <w:jc w:val="center"/>
                    <w:rPr>
                      <w:rFonts w:asciiTheme="minorHAnsi" w:hAnsiTheme="minorHAnsi" w:cstheme="minorHAnsi"/>
                      <w:szCs w:val="24"/>
                    </w:rPr>
                  </w:pPr>
                  <w:r w:rsidRPr="0013087F">
                    <w:rPr>
                      <w:rFonts w:asciiTheme="minorHAnsi" w:hAnsiTheme="minorHAnsi" w:cstheme="minorHAnsi"/>
                      <w:szCs w:val="24"/>
                    </w:rPr>
                    <w:t>4</w:t>
                  </w:r>
                </w:p>
              </w:tc>
              <w:tc>
                <w:tcPr>
                  <w:tcW w:w="472" w:type="dxa"/>
                </w:tcPr>
                <w:p w:rsidR="00AA76CB" w:rsidRPr="0013087F" w:rsidRDefault="00AA76CB" w:rsidP="00AA76CB">
                  <w:pPr>
                    <w:jc w:val="center"/>
                    <w:rPr>
                      <w:rFonts w:asciiTheme="minorHAnsi" w:hAnsiTheme="minorHAnsi" w:cstheme="minorHAnsi"/>
                      <w:szCs w:val="24"/>
                    </w:rPr>
                  </w:pPr>
                  <w:r w:rsidRPr="0013087F">
                    <w:rPr>
                      <w:rFonts w:asciiTheme="minorHAnsi" w:hAnsiTheme="minorHAnsi" w:cstheme="minorHAnsi"/>
                      <w:szCs w:val="24"/>
                    </w:rPr>
                    <w:t>2</w:t>
                  </w:r>
                </w:p>
              </w:tc>
              <w:tc>
                <w:tcPr>
                  <w:tcW w:w="472" w:type="dxa"/>
                </w:tcPr>
                <w:p w:rsidR="00AA76CB" w:rsidRPr="0013087F" w:rsidRDefault="00AA76CB" w:rsidP="00AA76CB">
                  <w:pPr>
                    <w:jc w:val="center"/>
                    <w:rPr>
                      <w:rFonts w:asciiTheme="minorHAnsi" w:hAnsiTheme="minorHAnsi" w:cstheme="minorHAnsi"/>
                      <w:szCs w:val="24"/>
                    </w:rPr>
                  </w:pPr>
                  <w:r w:rsidRPr="0013087F">
                    <w:rPr>
                      <w:rFonts w:asciiTheme="minorHAnsi" w:hAnsiTheme="minorHAnsi" w:cstheme="minorHAnsi"/>
                      <w:szCs w:val="24"/>
                    </w:rPr>
                    <w:t>1</w:t>
                  </w:r>
                </w:p>
              </w:tc>
            </w:tr>
          </w:tbl>
          <w:p w:rsidR="00AE4F8F" w:rsidRDefault="00AE4F8F" w:rsidP="00DB7978">
            <w:pPr>
              <w:rPr>
                <w:ins w:id="69" w:author="Paul Donnell" w:date="2014-12-13T19:43:00Z"/>
              </w:rPr>
            </w:pPr>
          </w:p>
          <w:p w:rsidR="00AA76CB" w:rsidRDefault="003A2819" w:rsidP="00DB7978">
            <w:ins w:id="70" w:author="Paul Donnell" w:date="2014-12-13T19:48:00Z">
              <w:r>
                <w:t xml:space="preserve">Here is where why you started with </w:t>
              </w:r>
            </w:ins>
            <w:ins w:id="71" w:author="Paul Donnell" w:date="2014-12-13T19:49:00Z">
              <w:r>
                <w:t>binary</w:t>
              </w:r>
            </w:ins>
            <w:ins w:id="72" w:author="Paul Donnell" w:date="2014-12-13T19:48:00Z">
              <w:r>
                <w:t>.</w:t>
              </w:r>
            </w:ins>
            <w:ins w:id="73" w:author="Paul Donnell" w:date="2014-12-13T19:49:00Z">
              <w:r>
                <w:t xml:space="preserve"> Only the binary ones (1) are converted to decimal, while to binary zeros (0) are ignored.</w:t>
              </w:r>
            </w:ins>
            <w:ins w:id="74" w:author="Paul Donnell" w:date="2014-12-13T19:46:00Z">
              <w:r w:rsidR="00AE4F8F">
                <w:t xml:space="preserve"> </w:t>
              </w:r>
            </w:ins>
            <w:del w:id="75" w:author="Paul Donnell" w:date="2014-12-13T19:43:00Z">
              <w:r w:rsidR="00AA76CB" w:rsidDel="00AE4F8F">
                <w:delText xml:space="preserve">Positions </w:delText>
              </w:r>
            </w:del>
            <w:del w:id="76" w:author="Paul Donnell" w:date="2014-12-13T19:52:00Z">
              <w:r w:rsidR="00AA76CB" w:rsidDel="003A2819">
                <w:delText xml:space="preserve">within an octet </w:delText>
              </w:r>
            </w:del>
            <w:del w:id="77" w:author="Paul Donnell" w:date="2014-12-13T19:43:00Z">
              <w:r w:rsidR="00AA76CB" w:rsidDel="00AE4F8F">
                <w:delText>that have</w:delText>
              </w:r>
            </w:del>
            <w:del w:id="78" w:author="Paul Donnell" w:date="2014-12-13T19:45:00Z">
              <w:r w:rsidR="00AA76CB" w:rsidDel="00AE4F8F">
                <w:delText xml:space="preserve"> a </w:delText>
              </w:r>
            </w:del>
            <w:del w:id="79" w:author="Paul Donnell" w:date="2014-12-13T19:44:00Z">
              <w:r w:rsidR="00AA76CB" w:rsidDel="00AE4F8F">
                <w:delText>value of one (1) are</w:delText>
              </w:r>
            </w:del>
            <w:del w:id="80" w:author="Paul Donnell" w:date="2014-12-13T19:52:00Z">
              <w:r w:rsidR="00AA76CB" w:rsidDel="003A2819">
                <w:delText xml:space="preserve"> considered turned on, </w:delText>
              </w:r>
            </w:del>
            <w:del w:id="81" w:author="Paul Donnell" w:date="2014-12-13T19:45:00Z">
              <w:r w:rsidR="00AA76CB" w:rsidDel="00AE4F8F">
                <w:delText>while positions in an octet with a value of</w:delText>
              </w:r>
            </w:del>
            <w:del w:id="82" w:author="Paul Donnell" w:date="2014-12-13T19:52:00Z">
              <w:r w:rsidR="00AA76CB" w:rsidDel="003A2819">
                <w:delText xml:space="preserve"> zero (0)</w:delText>
              </w:r>
            </w:del>
            <w:del w:id="83" w:author="Paul Donnell" w:date="2014-12-13T19:45:00Z">
              <w:r w:rsidR="00AA76CB" w:rsidDel="00AE4F8F">
                <w:delText xml:space="preserve"> are </w:delText>
              </w:r>
              <w:r w:rsidR="00AA76CB" w:rsidRPr="00DB7978" w:rsidDel="00AE4F8F">
                <w:delText>considered</w:delText>
              </w:r>
              <w:r w:rsidR="00AA76CB" w:rsidDel="00AE4F8F">
                <w:delText xml:space="preserve"> turned off</w:delText>
              </w:r>
            </w:del>
            <w:del w:id="84" w:author="Paul Donnell" w:date="2014-12-13T19:52:00Z">
              <w:r w:rsidR="00AA76CB" w:rsidDel="003A2819">
                <w:delText>. For each bit in an octet that has a binary value of one, you</w:delText>
              </w:r>
            </w:del>
            <w:ins w:id="85" w:author="Paul Donnell" w:date="2014-12-13T19:57:00Z">
              <w:r w:rsidR="00F85939">
                <w:t>Simply</w:t>
              </w:r>
            </w:ins>
            <w:r w:rsidR="00AA76CB">
              <w:t xml:space="preserve"> add the corresponding decimal values </w:t>
            </w:r>
            <w:ins w:id="86" w:author="Paul Donnell" w:date="2014-12-13T19:52:00Z">
              <w:r>
                <w:t>of the binary ones</w:t>
              </w:r>
            </w:ins>
            <w:ins w:id="87" w:author="Paul Donnell" w:date="2014-12-13T19:57:00Z">
              <w:r w:rsidR="00F85939">
                <w:t xml:space="preserve"> (1)</w:t>
              </w:r>
            </w:ins>
            <w:ins w:id="88" w:author="Paul Donnell" w:date="2014-12-13T19:52:00Z">
              <w:r>
                <w:t xml:space="preserve"> </w:t>
              </w:r>
            </w:ins>
            <w:r w:rsidR="00AA76CB">
              <w:t>to determine the octet’s decimal value.</w:t>
            </w:r>
          </w:p>
          <w:p w:rsidR="00AA76CB" w:rsidRDefault="00AA76CB" w:rsidP="00DB7978">
            <w:r>
              <w:t xml:space="preserve">For example, </w:t>
            </w:r>
            <w:del w:id="89" w:author="Paul Donnell" w:date="2014-12-13T19:53:00Z">
              <w:r w:rsidDel="003A2819">
                <w:delText xml:space="preserve">examine </w:delText>
              </w:r>
            </w:del>
            <w:ins w:id="90" w:author="Paul Donnell" w:date="2014-12-13T19:53:00Z">
              <w:r w:rsidR="003A2819">
                <w:t xml:space="preserve">consider </w:t>
              </w:r>
            </w:ins>
            <w:r>
              <w:t>the first octet of example IP address from earlier, 11000011.11100001.00001010.11100111.</w:t>
            </w:r>
          </w:p>
          <w:tbl>
            <w:tblPr>
              <w:tblStyle w:val="Jeff"/>
              <w:tblW w:w="6284" w:type="dxa"/>
              <w:jc w:val="center"/>
              <w:tblLayout w:type="fixed"/>
              <w:tblLook w:val="04A0"/>
            </w:tblPr>
            <w:tblGrid>
              <w:gridCol w:w="2324"/>
              <w:gridCol w:w="540"/>
              <w:gridCol w:w="503"/>
              <w:gridCol w:w="487"/>
              <w:gridCol w:w="540"/>
              <w:gridCol w:w="540"/>
              <w:gridCol w:w="450"/>
              <w:gridCol w:w="450"/>
              <w:gridCol w:w="450"/>
            </w:tblGrid>
            <w:tr w:rsidR="00AA76CB" w:rsidRPr="00EF1DCE" w:rsidTr="00044AF4">
              <w:trPr>
                <w:jc w:val="center"/>
              </w:trPr>
              <w:tc>
                <w:tcPr>
                  <w:tcW w:w="2324" w:type="dxa"/>
                  <w:tcBorders>
                    <w:top w:val="single" w:sz="4" w:space="0" w:color="auto"/>
                    <w:left w:val="single" w:sz="4" w:space="0" w:color="auto"/>
                    <w:bottom w:val="single" w:sz="4" w:space="0" w:color="auto"/>
                    <w:right w:val="single" w:sz="12" w:space="0" w:color="FF0000"/>
                  </w:tcBorders>
                </w:tcPr>
                <w:p w:rsidR="00AA76CB" w:rsidRPr="00EF1DCE" w:rsidRDefault="00AA76CB" w:rsidP="00AA76CB">
                  <w:pPr>
                    <w:jc w:val="right"/>
                    <w:rPr>
                      <w:rFonts w:asciiTheme="minorHAnsi" w:hAnsiTheme="minorHAnsi" w:cstheme="minorHAnsi"/>
                      <w:b/>
                      <w:color w:val="000000" w:themeColor="text1"/>
                      <w:szCs w:val="24"/>
                    </w:rPr>
                  </w:pPr>
                  <w:r>
                    <w:rPr>
                      <w:rFonts w:asciiTheme="minorHAnsi" w:hAnsiTheme="minorHAnsi" w:cstheme="minorHAnsi"/>
                      <w:b/>
                      <w:color w:val="000000" w:themeColor="text1"/>
                      <w:szCs w:val="24"/>
                    </w:rPr>
                    <w:lastRenderedPageBreak/>
                    <w:t xml:space="preserve">Decimal </w:t>
                  </w:r>
                  <w:r w:rsidRPr="00EF1DCE">
                    <w:rPr>
                      <w:rFonts w:asciiTheme="minorHAnsi" w:hAnsiTheme="minorHAnsi" w:cstheme="minorHAnsi"/>
                      <w:b/>
                      <w:color w:val="000000" w:themeColor="text1"/>
                      <w:szCs w:val="24"/>
                    </w:rPr>
                    <w:t>Value by Position</w:t>
                  </w:r>
                </w:p>
              </w:tc>
              <w:tc>
                <w:tcPr>
                  <w:tcW w:w="540" w:type="dxa"/>
                  <w:tcBorders>
                    <w:top w:val="single" w:sz="12" w:space="0" w:color="FF0000"/>
                    <w:left w:val="single" w:sz="12" w:space="0" w:color="FF0000"/>
                    <w:right w:val="single" w:sz="12" w:space="0" w:color="FF0000"/>
                  </w:tcBorders>
                  <w:shd w:val="clear" w:color="auto" w:fill="auto"/>
                </w:tcPr>
                <w:p w:rsidR="00AA76CB" w:rsidRPr="00EF1DCE" w:rsidRDefault="00AA76CB" w:rsidP="00AA76CB">
                  <w:pPr>
                    <w:jc w:val="cente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128</w:t>
                  </w:r>
                </w:p>
              </w:tc>
              <w:tc>
                <w:tcPr>
                  <w:tcW w:w="503" w:type="dxa"/>
                  <w:tcBorders>
                    <w:top w:val="single" w:sz="12" w:space="0" w:color="FF0000"/>
                    <w:left w:val="single" w:sz="12" w:space="0" w:color="FF0000"/>
                    <w:right w:val="single" w:sz="12" w:space="0" w:color="FF0000"/>
                  </w:tcBorders>
                  <w:shd w:val="clear" w:color="auto" w:fill="auto"/>
                </w:tcPr>
                <w:p w:rsidR="00AA76CB" w:rsidRPr="00EF1DCE" w:rsidRDefault="00AA76CB" w:rsidP="00AA76CB">
                  <w:pPr>
                    <w:jc w:val="cente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64</w:t>
                  </w:r>
                </w:p>
              </w:tc>
              <w:tc>
                <w:tcPr>
                  <w:tcW w:w="487" w:type="dxa"/>
                  <w:tcBorders>
                    <w:top w:val="single" w:sz="4" w:space="0" w:color="auto"/>
                    <w:left w:val="single" w:sz="12" w:space="0" w:color="FF0000"/>
                    <w:bottom w:val="single" w:sz="4" w:space="0" w:color="auto"/>
                    <w:right w:val="single" w:sz="4" w:space="0" w:color="auto"/>
                  </w:tcBorders>
                  <w:shd w:val="clear" w:color="auto" w:fill="auto"/>
                </w:tcPr>
                <w:p w:rsidR="00AA76CB" w:rsidRPr="00EF1DCE" w:rsidRDefault="00AA76CB" w:rsidP="00AA76CB">
                  <w:pPr>
                    <w:jc w:val="cente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32</w:t>
                  </w:r>
                </w:p>
              </w:tc>
              <w:tc>
                <w:tcPr>
                  <w:tcW w:w="540" w:type="dxa"/>
                  <w:tcBorders>
                    <w:top w:val="single" w:sz="4" w:space="0" w:color="auto"/>
                    <w:left w:val="single" w:sz="4" w:space="0" w:color="auto"/>
                    <w:bottom w:val="single" w:sz="4" w:space="0" w:color="auto"/>
                    <w:right w:val="single" w:sz="4" w:space="0" w:color="auto"/>
                  </w:tcBorders>
                  <w:shd w:val="clear" w:color="auto" w:fill="auto"/>
                </w:tcPr>
                <w:p w:rsidR="00AA76CB" w:rsidRPr="00EF1DCE" w:rsidRDefault="00AA76CB" w:rsidP="00AA76CB">
                  <w:pPr>
                    <w:jc w:val="cente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16</w:t>
                  </w:r>
                </w:p>
              </w:tc>
              <w:tc>
                <w:tcPr>
                  <w:tcW w:w="540" w:type="dxa"/>
                  <w:tcBorders>
                    <w:top w:val="single" w:sz="4" w:space="0" w:color="auto"/>
                    <w:left w:val="single" w:sz="4" w:space="0" w:color="auto"/>
                    <w:bottom w:val="single" w:sz="4" w:space="0" w:color="auto"/>
                    <w:right w:val="single" w:sz="4" w:space="0" w:color="auto"/>
                  </w:tcBorders>
                  <w:shd w:val="clear" w:color="auto" w:fill="auto"/>
                </w:tcPr>
                <w:p w:rsidR="00AA76CB" w:rsidRPr="00EF1DCE" w:rsidRDefault="00AA76CB" w:rsidP="00AA76CB">
                  <w:pPr>
                    <w:jc w:val="cente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8</w:t>
                  </w:r>
                </w:p>
              </w:tc>
              <w:tc>
                <w:tcPr>
                  <w:tcW w:w="450" w:type="dxa"/>
                  <w:tcBorders>
                    <w:top w:val="single" w:sz="4" w:space="0" w:color="auto"/>
                    <w:left w:val="single" w:sz="4" w:space="0" w:color="auto"/>
                    <w:bottom w:val="single" w:sz="4" w:space="0" w:color="auto"/>
                    <w:right w:val="single" w:sz="12" w:space="0" w:color="FF0000"/>
                  </w:tcBorders>
                  <w:shd w:val="clear" w:color="auto" w:fill="auto"/>
                </w:tcPr>
                <w:p w:rsidR="00AA76CB" w:rsidRPr="00EF1DCE" w:rsidRDefault="00AA76CB" w:rsidP="00AA76CB">
                  <w:pPr>
                    <w:jc w:val="cente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4</w:t>
                  </w:r>
                </w:p>
              </w:tc>
              <w:tc>
                <w:tcPr>
                  <w:tcW w:w="450" w:type="dxa"/>
                  <w:tcBorders>
                    <w:top w:val="single" w:sz="12" w:space="0" w:color="FF0000"/>
                    <w:left w:val="single" w:sz="12" w:space="0" w:color="FF0000"/>
                    <w:right w:val="single" w:sz="12" w:space="0" w:color="FF0000"/>
                  </w:tcBorders>
                  <w:shd w:val="clear" w:color="auto" w:fill="auto"/>
                </w:tcPr>
                <w:p w:rsidR="00AA76CB" w:rsidRPr="00EF1DCE" w:rsidRDefault="00AA76CB" w:rsidP="00AA76CB">
                  <w:pPr>
                    <w:jc w:val="cente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2</w:t>
                  </w:r>
                </w:p>
              </w:tc>
              <w:tc>
                <w:tcPr>
                  <w:tcW w:w="450" w:type="dxa"/>
                  <w:tcBorders>
                    <w:top w:val="single" w:sz="12" w:space="0" w:color="FF0000"/>
                    <w:left w:val="single" w:sz="12" w:space="0" w:color="FF0000"/>
                    <w:right w:val="single" w:sz="12" w:space="0" w:color="FF0000"/>
                  </w:tcBorders>
                  <w:shd w:val="clear" w:color="auto" w:fill="auto"/>
                </w:tcPr>
                <w:p w:rsidR="00AA76CB" w:rsidRPr="00EF1DCE" w:rsidRDefault="00AA76CB" w:rsidP="00AA76CB">
                  <w:pPr>
                    <w:jc w:val="cente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1</w:t>
                  </w:r>
                </w:p>
              </w:tc>
            </w:tr>
            <w:tr w:rsidR="00AA76CB" w:rsidRPr="00EF1DCE" w:rsidTr="00044AF4">
              <w:trPr>
                <w:jc w:val="center"/>
              </w:trPr>
              <w:tc>
                <w:tcPr>
                  <w:tcW w:w="2324" w:type="dxa"/>
                  <w:tcBorders>
                    <w:top w:val="single" w:sz="4" w:space="0" w:color="auto"/>
                    <w:left w:val="single" w:sz="4" w:space="0" w:color="auto"/>
                    <w:bottom w:val="single" w:sz="4" w:space="0" w:color="auto"/>
                    <w:right w:val="single" w:sz="12" w:space="0" w:color="FF0000"/>
                  </w:tcBorders>
                </w:tcPr>
                <w:p w:rsidR="00AA76CB" w:rsidRPr="00EF1DCE" w:rsidRDefault="00AA76CB" w:rsidP="00AA76CB">
                  <w:pPr>
                    <w:jc w:val="right"/>
                    <w:rPr>
                      <w:rFonts w:asciiTheme="minorHAnsi" w:hAnsiTheme="minorHAnsi" w:cstheme="minorHAnsi"/>
                      <w:b/>
                      <w:color w:val="000000" w:themeColor="text1"/>
                      <w:szCs w:val="24"/>
                    </w:rPr>
                  </w:pPr>
                  <w:r w:rsidRPr="00EF1DCE">
                    <w:rPr>
                      <w:rFonts w:asciiTheme="minorHAnsi" w:hAnsiTheme="minorHAnsi" w:cstheme="minorHAnsi"/>
                      <w:b/>
                      <w:color w:val="000000" w:themeColor="text1"/>
                      <w:szCs w:val="24"/>
                    </w:rPr>
                    <w:t>Example Octet</w:t>
                  </w:r>
                </w:p>
              </w:tc>
              <w:tc>
                <w:tcPr>
                  <w:tcW w:w="540" w:type="dxa"/>
                  <w:tcBorders>
                    <w:left w:val="single" w:sz="12" w:space="0" w:color="FF0000"/>
                    <w:bottom w:val="single" w:sz="12" w:space="0" w:color="FF0000"/>
                    <w:right w:val="single" w:sz="12" w:space="0" w:color="FF0000"/>
                  </w:tcBorders>
                  <w:shd w:val="clear" w:color="auto" w:fill="auto"/>
                </w:tcPr>
                <w:p w:rsidR="00AA76CB" w:rsidRPr="00EF1DCE" w:rsidRDefault="00AA76CB" w:rsidP="00AA76CB">
                  <w:pPr>
                    <w:jc w:val="cente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1</w:t>
                  </w:r>
                </w:p>
              </w:tc>
              <w:tc>
                <w:tcPr>
                  <w:tcW w:w="503" w:type="dxa"/>
                  <w:tcBorders>
                    <w:left w:val="single" w:sz="12" w:space="0" w:color="FF0000"/>
                    <w:bottom w:val="single" w:sz="12" w:space="0" w:color="FF0000"/>
                    <w:right w:val="single" w:sz="12" w:space="0" w:color="FF0000"/>
                  </w:tcBorders>
                  <w:shd w:val="clear" w:color="auto" w:fill="auto"/>
                </w:tcPr>
                <w:p w:rsidR="00AA76CB" w:rsidRPr="00EF1DCE" w:rsidRDefault="00AA76CB" w:rsidP="00AA76CB">
                  <w:pPr>
                    <w:jc w:val="cente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1</w:t>
                  </w:r>
                </w:p>
              </w:tc>
              <w:tc>
                <w:tcPr>
                  <w:tcW w:w="487" w:type="dxa"/>
                  <w:tcBorders>
                    <w:top w:val="single" w:sz="4" w:space="0" w:color="auto"/>
                    <w:left w:val="single" w:sz="12" w:space="0" w:color="FF0000"/>
                    <w:bottom w:val="single" w:sz="4" w:space="0" w:color="auto"/>
                    <w:right w:val="single" w:sz="4" w:space="0" w:color="auto"/>
                  </w:tcBorders>
                  <w:shd w:val="clear" w:color="auto" w:fill="auto"/>
                </w:tcPr>
                <w:p w:rsidR="00AA76CB" w:rsidRPr="00EF1DCE" w:rsidRDefault="00AA76CB" w:rsidP="00AA76CB">
                  <w:pPr>
                    <w:jc w:val="cente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0</w:t>
                  </w:r>
                </w:p>
              </w:tc>
              <w:tc>
                <w:tcPr>
                  <w:tcW w:w="540" w:type="dxa"/>
                  <w:tcBorders>
                    <w:top w:val="single" w:sz="4" w:space="0" w:color="auto"/>
                    <w:left w:val="single" w:sz="4" w:space="0" w:color="auto"/>
                    <w:bottom w:val="single" w:sz="4" w:space="0" w:color="auto"/>
                    <w:right w:val="single" w:sz="4" w:space="0" w:color="auto"/>
                  </w:tcBorders>
                  <w:shd w:val="clear" w:color="auto" w:fill="auto"/>
                </w:tcPr>
                <w:p w:rsidR="00AA76CB" w:rsidRPr="00EF1DCE" w:rsidRDefault="00AA76CB" w:rsidP="00AA76CB">
                  <w:pPr>
                    <w:jc w:val="cente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0</w:t>
                  </w:r>
                </w:p>
              </w:tc>
              <w:tc>
                <w:tcPr>
                  <w:tcW w:w="540" w:type="dxa"/>
                  <w:tcBorders>
                    <w:top w:val="single" w:sz="4" w:space="0" w:color="auto"/>
                    <w:left w:val="single" w:sz="4" w:space="0" w:color="auto"/>
                    <w:bottom w:val="single" w:sz="4" w:space="0" w:color="auto"/>
                    <w:right w:val="single" w:sz="4" w:space="0" w:color="auto"/>
                  </w:tcBorders>
                  <w:shd w:val="clear" w:color="auto" w:fill="auto"/>
                </w:tcPr>
                <w:p w:rsidR="00AA76CB" w:rsidRPr="00EF1DCE" w:rsidRDefault="00AA76CB" w:rsidP="00AA76CB">
                  <w:pPr>
                    <w:jc w:val="cente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0</w:t>
                  </w:r>
                </w:p>
              </w:tc>
              <w:tc>
                <w:tcPr>
                  <w:tcW w:w="450" w:type="dxa"/>
                  <w:tcBorders>
                    <w:top w:val="single" w:sz="4" w:space="0" w:color="auto"/>
                    <w:left w:val="single" w:sz="4" w:space="0" w:color="auto"/>
                    <w:bottom w:val="single" w:sz="4" w:space="0" w:color="auto"/>
                    <w:right w:val="single" w:sz="12" w:space="0" w:color="FF0000"/>
                  </w:tcBorders>
                  <w:shd w:val="clear" w:color="auto" w:fill="auto"/>
                </w:tcPr>
                <w:p w:rsidR="00AA76CB" w:rsidRPr="00EF1DCE" w:rsidRDefault="00AA76CB" w:rsidP="00AA76CB">
                  <w:pPr>
                    <w:jc w:val="cente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0</w:t>
                  </w:r>
                </w:p>
              </w:tc>
              <w:tc>
                <w:tcPr>
                  <w:tcW w:w="450" w:type="dxa"/>
                  <w:tcBorders>
                    <w:left w:val="single" w:sz="12" w:space="0" w:color="FF0000"/>
                    <w:bottom w:val="single" w:sz="12" w:space="0" w:color="FF0000"/>
                    <w:right w:val="single" w:sz="12" w:space="0" w:color="FF0000"/>
                  </w:tcBorders>
                  <w:shd w:val="clear" w:color="auto" w:fill="auto"/>
                </w:tcPr>
                <w:p w:rsidR="00AA76CB" w:rsidRPr="00EF1DCE" w:rsidRDefault="00AA76CB" w:rsidP="00AA76CB">
                  <w:pPr>
                    <w:jc w:val="cente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1</w:t>
                  </w:r>
                </w:p>
              </w:tc>
              <w:tc>
                <w:tcPr>
                  <w:tcW w:w="450" w:type="dxa"/>
                  <w:tcBorders>
                    <w:left w:val="single" w:sz="12" w:space="0" w:color="FF0000"/>
                    <w:bottom w:val="single" w:sz="12" w:space="0" w:color="FF0000"/>
                    <w:right w:val="single" w:sz="12" w:space="0" w:color="FF0000"/>
                  </w:tcBorders>
                  <w:shd w:val="clear" w:color="auto" w:fill="auto"/>
                </w:tcPr>
                <w:p w:rsidR="00AA76CB" w:rsidRPr="00EF1DCE" w:rsidRDefault="00AA76CB" w:rsidP="00AA76CB">
                  <w:pPr>
                    <w:jc w:val="cente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1</w:t>
                  </w:r>
                </w:p>
              </w:tc>
            </w:tr>
            <w:tr w:rsidR="00AA76CB" w:rsidRPr="00EF1DCE" w:rsidTr="00044AF4">
              <w:trPr>
                <w:jc w:val="center"/>
              </w:trPr>
              <w:tc>
                <w:tcPr>
                  <w:tcW w:w="2324" w:type="dxa"/>
                  <w:tcBorders>
                    <w:top w:val="single" w:sz="4" w:space="0" w:color="auto"/>
                  </w:tcBorders>
                </w:tcPr>
                <w:p w:rsidR="00AA76CB" w:rsidRPr="00EF1DCE" w:rsidRDefault="00AA76CB" w:rsidP="00AA76CB">
                  <w:pPr>
                    <w:jc w:val="right"/>
                    <w:rPr>
                      <w:rFonts w:asciiTheme="minorHAnsi" w:hAnsiTheme="minorHAnsi" w:cstheme="minorHAnsi"/>
                      <w:b/>
                      <w:color w:val="000000" w:themeColor="text1"/>
                      <w:szCs w:val="24"/>
                    </w:rPr>
                  </w:pPr>
                  <w:r w:rsidRPr="00EF1DCE">
                    <w:rPr>
                      <w:rFonts w:asciiTheme="minorHAnsi" w:hAnsiTheme="minorHAnsi" w:cstheme="minorHAnsi"/>
                      <w:b/>
                      <w:color w:val="000000" w:themeColor="text1"/>
                      <w:szCs w:val="24"/>
                    </w:rPr>
                    <w:t>Decimal Value of Example</w:t>
                  </w:r>
                </w:p>
              </w:tc>
              <w:tc>
                <w:tcPr>
                  <w:tcW w:w="3960" w:type="dxa"/>
                  <w:gridSpan w:val="8"/>
                  <w:tcBorders>
                    <w:top w:val="single" w:sz="4" w:space="0" w:color="auto"/>
                  </w:tcBorders>
                </w:tcPr>
                <w:p w:rsidR="00AA76CB" w:rsidRPr="00EF1DCE" w:rsidRDefault="00AA76CB" w:rsidP="00AA76CB">
                  <w:pPr>
                    <w:rPr>
                      <w:rFonts w:asciiTheme="minorHAnsi" w:hAnsiTheme="minorHAnsi" w:cstheme="minorHAnsi"/>
                      <w:color w:val="000000" w:themeColor="text1"/>
                      <w:szCs w:val="24"/>
                    </w:rPr>
                  </w:pPr>
                  <w:r w:rsidRPr="00EF1DCE">
                    <w:rPr>
                      <w:rFonts w:asciiTheme="minorHAnsi" w:hAnsiTheme="minorHAnsi" w:cstheme="minorHAnsi"/>
                      <w:color w:val="000000" w:themeColor="text1"/>
                      <w:szCs w:val="24"/>
                    </w:rPr>
                    <w:t>128 + 64 + 2 +</w:t>
                  </w:r>
                  <w:r>
                    <w:rPr>
                      <w:rFonts w:asciiTheme="minorHAnsi" w:hAnsiTheme="minorHAnsi" w:cstheme="minorHAnsi"/>
                      <w:color w:val="000000" w:themeColor="text1"/>
                      <w:szCs w:val="24"/>
                    </w:rPr>
                    <w:t xml:space="preserve"> </w:t>
                  </w:r>
                  <w:r w:rsidRPr="00EF1DCE">
                    <w:rPr>
                      <w:rFonts w:asciiTheme="minorHAnsi" w:hAnsiTheme="minorHAnsi" w:cstheme="minorHAnsi"/>
                      <w:color w:val="000000" w:themeColor="text1"/>
                      <w:szCs w:val="24"/>
                    </w:rPr>
                    <w:t>1 = 195</w:t>
                  </w:r>
                </w:p>
              </w:tc>
            </w:tr>
          </w:tbl>
          <w:p w:rsidR="00AA76CB" w:rsidRDefault="00F85939" w:rsidP="00AA76CB">
            <w:ins w:id="91" w:author="Paul Donnell" w:date="2014-12-13T19:56:00Z">
              <w:r>
                <w:t xml:space="preserve">IP address conversions always begin with the first </w:t>
              </w:r>
            </w:ins>
            <w:ins w:id="92" w:author="Paul Donnell" w:date="2014-12-13T19:57:00Z">
              <w:r>
                <w:t>o</w:t>
              </w:r>
            </w:ins>
            <w:ins w:id="93" w:author="Paul Donnell" w:date="2014-12-13T19:54:00Z">
              <w:r w:rsidR="003A2819">
                <w:t>ctet</w:t>
              </w:r>
            </w:ins>
            <w:ins w:id="94" w:author="Paul Donnell" w:date="2014-12-13T19:57:00Z">
              <w:r>
                <w:t>,</w:t>
              </w:r>
            </w:ins>
            <w:ins w:id="95" w:author="Paul Donnell" w:date="2014-12-13T19:54:00Z">
              <w:r w:rsidR="003A2819">
                <w:t xml:space="preserve"> </w:t>
              </w:r>
            </w:ins>
            <w:ins w:id="96" w:author="Paul Donnell" w:date="2014-12-13T19:57:00Z">
              <w:r>
                <w:t>which is what we have done here.</w:t>
              </w:r>
            </w:ins>
            <w:ins w:id="97" w:author="Paul Donnell" w:date="2014-12-13T19:55:00Z">
              <w:r w:rsidR="003A2819">
                <w:t xml:space="preserve"> </w:t>
              </w:r>
            </w:ins>
            <w:r w:rsidR="00AA76CB">
              <w:t xml:space="preserve">In </w:t>
            </w:r>
            <w:del w:id="98" w:author="Paul Donnell" w:date="2014-12-13T19:57:00Z">
              <w:r w:rsidR="00AA76CB" w:rsidDel="00F85939">
                <w:delText xml:space="preserve">the </w:delText>
              </w:r>
            </w:del>
            <w:ins w:id="99" w:author="Paul Donnell" w:date="2014-12-13T19:57:00Z">
              <w:r>
                <w:t xml:space="preserve">this </w:t>
              </w:r>
            </w:ins>
            <w:r w:rsidR="00AA76CB">
              <w:t xml:space="preserve">table, every </w:t>
            </w:r>
            <w:del w:id="100" w:author="Paul Donnell" w:date="2014-12-13T19:58:00Z">
              <w:r w:rsidR="00AA76CB" w:rsidDel="00F85939">
                <w:delText>place the first octet</w:delText>
              </w:r>
            </w:del>
            <w:ins w:id="101" w:author="Paul Donnell" w:date="2014-12-13T19:58:00Z">
              <w:r>
                <w:t>bit that</w:t>
              </w:r>
            </w:ins>
            <w:r w:rsidR="00AA76CB">
              <w:t xml:space="preserve"> has a value of one (1) is highlighted. </w:t>
            </w:r>
            <w:del w:id="102" w:author="Paul Donnell" w:date="2014-12-13T19:58:00Z">
              <w:r w:rsidR="00AA76CB" w:rsidDel="00D14DBD">
                <w:delText>It also highlights t</w:delText>
              </w:r>
            </w:del>
            <w:ins w:id="103" w:author="Paul Donnell" w:date="2014-12-13T19:58:00Z">
              <w:r w:rsidR="00D14DBD">
                <w:t>T</w:t>
              </w:r>
            </w:ins>
            <w:r w:rsidR="00AA76CB">
              <w:t>he corresponding decimal value of the</w:t>
            </w:r>
            <w:ins w:id="104" w:author="Paul Donnell" w:date="2014-12-13T19:58:00Z">
              <w:r w:rsidR="00D14DBD">
                <w:t xml:space="preserve"> turned on</w:t>
              </w:r>
            </w:ins>
            <w:r w:rsidR="00AA76CB">
              <w:t xml:space="preserve"> positions </w:t>
            </w:r>
            <w:del w:id="105" w:author="Paul Donnell" w:date="2014-12-13T19:59:00Z">
              <w:r w:rsidR="00AA76CB" w:rsidDel="00D14DBD">
                <w:delText>that are turned on</w:delText>
              </w:r>
            </w:del>
            <w:ins w:id="106" w:author="Paul Donnell" w:date="2014-12-13T19:59:00Z">
              <w:r w:rsidR="00D14DBD">
                <w:t>is also highlighted</w:t>
              </w:r>
            </w:ins>
            <w:r w:rsidR="00AA76CB">
              <w:t>.</w:t>
            </w:r>
          </w:p>
          <w:p w:rsidR="00AA76CB" w:rsidRPr="00E010C6" w:rsidRDefault="00AA76CB" w:rsidP="00AA76CB">
            <w:r>
              <w:t>To determine the decimal value of this octet, add the decimal values for each position with a one (1). In this case, the values are 128, 64, 2, and 1. Adding these values equals 195.</w:t>
            </w:r>
          </w:p>
        </w:tc>
      </w:tr>
      <w:tr w:rsidR="00E14ECA" w:rsidRPr="001F2D30" w:rsidTr="00C26834">
        <w:trPr>
          <w:trHeight w:val="144"/>
        </w:trPr>
        <w:tc>
          <w:tcPr>
            <w:tcW w:w="900" w:type="pct"/>
          </w:tcPr>
          <w:p w:rsidR="00E14ECA" w:rsidRPr="00DB7978" w:rsidRDefault="00E14ECA" w:rsidP="00C26834">
            <w:pPr>
              <w:pStyle w:val="Heading4"/>
            </w:pPr>
            <w:r w:rsidRPr="00DB7978">
              <w:lastRenderedPageBreak/>
              <w:t>Check on Learning</w:t>
            </w:r>
          </w:p>
        </w:tc>
        <w:tc>
          <w:tcPr>
            <w:tcW w:w="4100" w:type="pct"/>
            <w:gridSpan w:val="16"/>
            <w:tcBorders>
              <w:top w:val="single" w:sz="6" w:space="0" w:color="auto"/>
            </w:tcBorders>
          </w:tcPr>
          <w:p w:rsidR="00E14ECA" w:rsidRPr="00DB7978" w:rsidRDefault="00E14ECA" w:rsidP="00C26834">
            <w:r w:rsidRPr="00DB7978">
              <w:t xml:space="preserve">Learning Strategy: </w:t>
            </w:r>
            <w:r w:rsidR="00D027A9" w:rsidRPr="00D027A9">
              <w:rPr>
                <w:u w:val="single"/>
              </w:rPr>
              <w:t>Learner Participation and Assessment</w:t>
            </w:r>
          </w:p>
          <w:p w:rsidR="00DB7978" w:rsidRPr="00DB7978" w:rsidRDefault="00DB7978" w:rsidP="00DB7978">
            <w:pPr>
              <w:pStyle w:val="bullet1"/>
            </w:pPr>
            <w:r w:rsidRPr="00DB7978">
              <w:t>Allow the students time to practice converting sample IP addresses to decimal.</w:t>
            </w:r>
          </w:p>
          <w:p w:rsidR="00E14ECA" w:rsidRPr="00DB7978" w:rsidRDefault="00E14ECA" w:rsidP="00DB7978">
            <w:pPr>
              <w:pStyle w:val="bullet1"/>
            </w:pPr>
            <w:r w:rsidRPr="00DB7978">
              <w:t xml:space="preserve">Observe </w:t>
            </w:r>
            <w:r w:rsidRPr="00DB7978">
              <w:rPr>
                <w:bCs/>
              </w:rPr>
              <w:t xml:space="preserve">active participation </w:t>
            </w:r>
            <w:r w:rsidRPr="00DB7978">
              <w:t xml:space="preserve">to determine if the students have learned the presented material. </w:t>
            </w:r>
          </w:p>
        </w:tc>
      </w:tr>
      <w:tr w:rsidR="00E14ECA" w:rsidRPr="001F2D30" w:rsidTr="00C26834">
        <w:trPr>
          <w:trHeight w:val="144"/>
        </w:trPr>
        <w:tc>
          <w:tcPr>
            <w:tcW w:w="900" w:type="pct"/>
          </w:tcPr>
          <w:p w:rsidR="00E14ECA" w:rsidRDefault="00E14ECA" w:rsidP="00C26834">
            <w:pPr>
              <w:pStyle w:val="Heading4"/>
            </w:pPr>
            <w:r>
              <w:t>Review Summary</w:t>
            </w:r>
          </w:p>
        </w:tc>
        <w:tc>
          <w:tcPr>
            <w:tcW w:w="4100" w:type="pct"/>
            <w:gridSpan w:val="16"/>
            <w:tcBorders>
              <w:top w:val="single" w:sz="6" w:space="0" w:color="auto"/>
            </w:tcBorders>
          </w:tcPr>
          <w:p w:rsidR="00E14ECA" w:rsidRPr="006638D3" w:rsidRDefault="00E14ECA" w:rsidP="00DB7978">
            <w:r w:rsidRPr="00094A1B">
              <w:t>If necessary, provide a short summary of the topic.</w:t>
            </w:r>
          </w:p>
        </w:tc>
      </w:tr>
      <w:tr w:rsidR="00AA76CB" w:rsidRPr="001F2D30" w:rsidTr="00D261F5">
        <w:trPr>
          <w:trHeight w:val="144"/>
        </w:trPr>
        <w:tc>
          <w:tcPr>
            <w:tcW w:w="900" w:type="pct"/>
            <w:shd w:val="clear" w:color="auto" w:fill="auto"/>
          </w:tcPr>
          <w:p w:rsidR="00AA76CB" w:rsidRPr="00714D09" w:rsidRDefault="00AA76CB" w:rsidP="00AA76CB">
            <w:pPr>
              <w:pStyle w:val="Heading4"/>
            </w:pPr>
            <w:r w:rsidRPr="0035245F">
              <w:t xml:space="preserve">ELO A – </w:t>
            </w:r>
            <w:r>
              <w:t>Check on Learning</w:t>
            </w:r>
          </w:p>
        </w:tc>
        <w:tc>
          <w:tcPr>
            <w:tcW w:w="4100" w:type="pct"/>
            <w:gridSpan w:val="16"/>
            <w:tcBorders>
              <w:top w:val="single" w:sz="6" w:space="0" w:color="auto"/>
            </w:tcBorders>
            <w:shd w:val="clear" w:color="auto" w:fill="auto"/>
          </w:tcPr>
          <w:p w:rsidR="00AA76CB" w:rsidRDefault="00AA76CB" w:rsidP="00AA76CB">
            <w:r w:rsidRPr="00CB65F4">
              <w:t xml:space="preserve">Learning Strategy: </w:t>
            </w:r>
            <w:r w:rsidRPr="00CB65F4">
              <w:rPr>
                <w:u w:val="single"/>
              </w:rPr>
              <w:t>Assessment</w:t>
            </w:r>
          </w:p>
          <w:p w:rsidR="00AA76CB" w:rsidRPr="0035245F" w:rsidRDefault="00AA76CB" w:rsidP="00AA76CB">
            <w:r w:rsidRPr="0035245F">
              <w:t>Conduct a quick review to determine if the students have learned the presented material. Ask open ended questions and solicit student answers and explanations. Encourage students to provide feedback to each other. The following question may be used to assess student knowledge.</w:t>
            </w:r>
          </w:p>
          <w:p w:rsidR="00AA76CB" w:rsidRPr="0035245F" w:rsidRDefault="00AA76CB" w:rsidP="00AA76CB">
            <w:r w:rsidRPr="0035245F">
              <w:rPr>
                <w:b/>
              </w:rPr>
              <w:t>Question</w:t>
            </w:r>
            <w:r w:rsidRPr="0035245F">
              <w:t xml:space="preserve">: </w:t>
            </w:r>
            <w:r>
              <w:t>Calculate the decimal value of the binary IP address: 11000011.11100001.00001010.111.00111.</w:t>
            </w:r>
          </w:p>
          <w:p w:rsidR="00AA76CB" w:rsidRPr="001F2D30" w:rsidRDefault="00AA76CB" w:rsidP="00AA76CB">
            <w:pPr>
              <w:pStyle w:val="bullet1"/>
              <w:numPr>
                <w:ilvl w:val="0"/>
                <w:numId w:val="1"/>
              </w:numPr>
            </w:pPr>
            <w:r w:rsidRPr="0035245F">
              <w:rPr>
                <w:b/>
              </w:rPr>
              <w:t>Answer</w:t>
            </w:r>
            <w:r w:rsidRPr="0035245F">
              <w:t xml:space="preserve">: </w:t>
            </w:r>
            <w:r>
              <w:t>195.225.10.231</w:t>
            </w:r>
          </w:p>
        </w:tc>
      </w:tr>
      <w:tr w:rsidR="00AA76CB" w:rsidRPr="001F2D30" w:rsidTr="00D261F5">
        <w:trPr>
          <w:trHeight w:val="144"/>
        </w:trPr>
        <w:tc>
          <w:tcPr>
            <w:tcW w:w="900" w:type="pct"/>
          </w:tcPr>
          <w:p w:rsidR="00AA76CB" w:rsidRDefault="00AA76CB" w:rsidP="00AA76CB">
            <w:pPr>
              <w:pStyle w:val="Heading4"/>
            </w:pPr>
            <w:r w:rsidRPr="0035245F">
              <w:t xml:space="preserve">ELO A – </w:t>
            </w:r>
            <w:r>
              <w:t>Review Summary</w:t>
            </w:r>
          </w:p>
        </w:tc>
        <w:tc>
          <w:tcPr>
            <w:tcW w:w="4100" w:type="pct"/>
            <w:gridSpan w:val="16"/>
            <w:tcBorders>
              <w:top w:val="single" w:sz="6" w:space="0" w:color="auto"/>
            </w:tcBorders>
          </w:tcPr>
          <w:p w:rsidR="00AA76CB" w:rsidRPr="006638D3" w:rsidRDefault="00AA76CB" w:rsidP="001B267A">
            <w:r w:rsidRPr="00094A1B">
              <w:t xml:space="preserve">If necessary, provide a short summary of the </w:t>
            </w:r>
            <w:r w:rsidR="001B267A">
              <w:t>learning objective</w:t>
            </w:r>
            <w:r w:rsidRPr="00094A1B">
              <w:t>.</w:t>
            </w:r>
            <w:ins w:id="107" w:author="Paul Donnell" w:date="2014-12-13T20:00:00Z">
              <w:r w:rsidR="00A55D3C">
                <w:t xml:space="preserve"> This skill is absolutely </w:t>
              </w:r>
            </w:ins>
            <w:ins w:id="108" w:author="Paul Donnell" w:date="2014-12-13T20:01:00Z">
              <w:r w:rsidR="00A55D3C">
                <w:t>necessary</w:t>
              </w:r>
            </w:ins>
            <w:ins w:id="109" w:author="Paul Donnell" w:date="2014-12-13T20:00:00Z">
              <w:r w:rsidR="00A55D3C">
                <w:t xml:space="preserve"> to subnet IP address in either IPv4</w:t>
              </w:r>
            </w:ins>
            <w:ins w:id="110" w:author="Paul Donnell" w:date="2014-12-13T20:01:00Z">
              <w:r w:rsidR="00A55D3C">
                <w:t xml:space="preserve"> or IPv6. </w:t>
              </w:r>
            </w:ins>
          </w:p>
        </w:tc>
      </w:tr>
      <w:tr w:rsidR="00AA76CB" w:rsidRPr="001F2D30" w:rsidTr="00D261F5">
        <w:trPr>
          <w:trHeight w:val="144"/>
        </w:trPr>
        <w:tc>
          <w:tcPr>
            <w:tcW w:w="900" w:type="pct"/>
          </w:tcPr>
          <w:p w:rsidR="00AA76CB" w:rsidRPr="0035245F" w:rsidRDefault="00AA76CB" w:rsidP="00AA76CB">
            <w:pPr>
              <w:pStyle w:val="Heading4"/>
            </w:pPr>
            <w:r>
              <w:t>ELO B.</w:t>
            </w:r>
          </w:p>
        </w:tc>
        <w:tc>
          <w:tcPr>
            <w:tcW w:w="4100" w:type="pct"/>
            <w:gridSpan w:val="16"/>
            <w:tcBorders>
              <w:top w:val="single" w:sz="6" w:space="0" w:color="auto"/>
            </w:tcBorders>
          </w:tcPr>
          <w:p w:rsidR="00AA76CB" w:rsidRPr="005D07F6" w:rsidRDefault="00AA76CB" w:rsidP="00AA76CB">
            <w:pPr>
              <w:rPr>
                <w:b/>
              </w:rPr>
            </w:pPr>
            <w:r w:rsidRPr="005D07F6">
              <w:rPr>
                <w:b/>
              </w:rPr>
              <w:t>ENABLING LEARNING OBJECTIVE</w:t>
            </w:r>
          </w:p>
        </w:tc>
      </w:tr>
      <w:tr w:rsidR="00AA76CB" w:rsidRPr="00D8423D" w:rsidTr="00D261F5">
        <w:trPr>
          <w:trHeight w:val="144"/>
        </w:trPr>
        <w:tc>
          <w:tcPr>
            <w:tcW w:w="900" w:type="pct"/>
            <w:vMerge w:val="restart"/>
          </w:tcPr>
          <w:p w:rsidR="00AA76CB" w:rsidRPr="00D8423D" w:rsidRDefault="00AA76CB" w:rsidP="00AA76CB">
            <w:pPr>
              <w:pStyle w:val="Heading4"/>
            </w:pPr>
          </w:p>
        </w:tc>
        <w:tc>
          <w:tcPr>
            <w:tcW w:w="709" w:type="pct"/>
            <w:gridSpan w:val="2"/>
            <w:tcBorders>
              <w:top w:val="single" w:sz="4" w:space="0" w:color="auto"/>
              <w:left w:val="single" w:sz="6" w:space="0" w:color="auto"/>
              <w:bottom w:val="single" w:sz="6" w:space="0" w:color="auto"/>
              <w:right w:val="single" w:sz="6" w:space="0" w:color="auto"/>
            </w:tcBorders>
          </w:tcPr>
          <w:p w:rsidR="00AA76CB" w:rsidRPr="00D8423D" w:rsidRDefault="00AA76CB" w:rsidP="00AA76CB">
            <w:pPr>
              <w:pStyle w:val="Heading4"/>
            </w:pPr>
            <w:r w:rsidRPr="00D8423D">
              <w:t>Action:</w:t>
            </w:r>
          </w:p>
        </w:tc>
        <w:tc>
          <w:tcPr>
            <w:tcW w:w="3391" w:type="pct"/>
            <w:gridSpan w:val="14"/>
            <w:tcBorders>
              <w:top w:val="single" w:sz="4" w:space="0" w:color="auto"/>
              <w:bottom w:val="single" w:sz="6" w:space="0" w:color="auto"/>
              <w:right w:val="single" w:sz="6" w:space="0" w:color="auto"/>
            </w:tcBorders>
          </w:tcPr>
          <w:p w:rsidR="00AA76CB" w:rsidRPr="00D8423D" w:rsidRDefault="00AA76CB" w:rsidP="00AA76CB">
            <w:pPr>
              <w:rPr>
                <w:sz w:val="10"/>
                <w:szCs w:val="10"/>
              </w:rPr>
            </w:pPr>
            <w:r w:rsidRPr="00FD5B07">
              <w:t>Determine IP addresses for network components on a classful network.</w:t>
            </w:r>
          </w:p>
        </w:tc>
      </w:tr>
      <w:tr w:rsidR="00AA76CB" w:rsidRPr="00D8423D" w:rsidTr="00D261F5">
        <w:trPr>
          <w:trHeight w:val="144"/>
        </w:trPr>
        <w:tc>
          <w:tcPr>
            <w:tcW w:w="900" w:type="pct"/>
            <w:vMerge/>
          </w:tcPr>
          <w:p w:rsidR="00AA76CB" w:rsidRPr="00D8423D" w:rsidRDefault="00AA76CB" w:rsidP="00AA76CB">
            <w:pPr>
              <w:pStyle w:val="Heading4"/>
            </w:pPr>
          </w:p>
        </w:tc>
        <w:tc>
          <w:tcPr>
            <w:tcW w:w="709" w:type="pct"/>
            <w:gridSpan w:val="2"/>
            <w:tcBorders>
              <w:top w:val="single" w:sz="6" w:space="0" w:color="auto"/>
              <w:left w:val="single" w:sz="6" w:space="0" w:color="auto"/>
              <w:bottom w:val="single" w:sz="6" w:space="0" w:color="auto"/>
              <w:right w:val="single" w:sz="6" w:space="0" w:color="auto"/>
            </w:tcBorders>
          </w:tcPr>
          <w:p w:rsidR="00AA76CB" w:rsidRPr="00D8423D" w:rsidRDefault="00AA76CB" w:rsidP="00AA76CB">
            <w:pPr>
              <w:pStyle w:val="Heading4"/>
            </w:pPr>
            <w:r w:rsidRPr="00D8423D">
              <w:t>Conditions:</w:t>
            </w:r>
          </w:p>
        </w:tc>
        <w:tc>
          <w:tcPr>
            <w:tcW w:w="3391" w:type="pct"/>
            <w:gridSpan w:val="14"/>
            <w:tcBorders>
              <w:top w:val="single" w:sz="6" w:space="0" w:color="auto"/>
              <w:bottom w:val="single" w:sz="6" w:space="0" w:color="auto"/>
              <w:right w:val="single" w:sz="6" w:space="0" w:color="auto"/>
            </w:tcBorders>
          </w:tcPr>
          <w:p w:rsidR="00AA76CB" w:rsidRPr="00D8423D" w:rsidRDefault="00AA76CB" w:rsidP="00AA76CB">
            <w:pPr>
              <w:rPr>
                <w:sz w:val="10"/>
                <w:szCs w:val="10"/>
              </w:rPr>
            </w:pPr>
            <w:r w:rsidRPr="007D6D32">
              <w:rPr>
                <w:color w:val="000000" w:themeColor="text1"/>
              </w:rPr>
              <w:t>Provided a classroom environment, a facilitator and multiple students, and a computer or mobile device with access to the General Dynamics LWNS training network.</w:t>
            </w:r>
          </w:p>
        </w:tc>
      </w:tr>
      <w:tr w:rsidR="00AA76CB" w:rsidRPr="00D8423D" w:rsidTr="00D261F5">
        <w:trPr>
          <w:trHeight w:val="144"/>
        </w:trPr>
        <w:tc>
          <w:tcPr>
            <w:tcW w:w="900" w:type="pct"/>
            <w:vMerge/>
          </w:tcPr>
          <w:p w:rsidR="00AA76CB" w:rsidRPr="00D8423D" w:rsidRDefault="00AA76CB" w:rsidP="00AA76CB">
            <w:pPr>
              <w:pStyle w:val="Heading4"/>
            </w:pPr>
          </w:p>
        </w:tc>
        <w:tc>
          <w:tcPr>
            <w:tcW w:w="709" w:type="pct"/>
            <w:gridSpan w:val="2"/>
            <w:tcBorders>
              <w:top w:val="single" w:sz="6" w:space="0" w:color="auto"/>
              <w:left w:val="single" w:sz="6" w:space="0" w:color="auto"/>
              <w:bottom w:val="single" w:sz="6" w:space="0" w:color="auto"/>
              <w:right w:val="single" w:sz="6" w:space="0" w:color="auto"/>
            </w:tcBorders>
          </w:tcPr>
          <w:p w:rsidR="00AA76CB" w:rsidRPr="00D8423D" w:rsidRDefault="00AA76CB" w:rsidP="00AA76CB">
            <w:pPr>
              <w:pStyle w:val="Heading4"/>
            </w:pPr>
            <w:r w:rsidRPr="00D8423D">
              <w:t>Standard</w:t>
            </w:r>
            <w:r>
              <w:t>s</w:t>
            </w:r>
            <w:r w:rsidRPr="00D8423D">
              <w:t>:</w:t>
            </w:r>
          </w:p>
        </w:tc>
        <w:tc>
          <w:tcPr>
            <w:tcW w:w="3391" w:type="pct"/>
            <w:gridSpan w:val="14"/>
            <w:tcBorders>
              <w:top w:val="single" w:sz="6" w:space="0" w:color="auto"/>
              <w:bottom w:val="single" w:sz="6" w:space="0" w:color="auto"/>
              <w:right w:val="single" w:sz="6" w:space="0" w:color="auto"/>
            </w:tcBorders>
          </w:tcPr>
          <w:p w:rsidR="00AA76CB" w:rsidRPr="00D8423D" w:rsidRDefault="00AA76CB" w:rsidP="00AA76CB">
            <w:pPr>
              <w:widowControl/>
              <w:rPr>
                <w:sz w:val="10"/>
                <w:szCs w:val="10"/>
              </w:rPr>
            </w:pPr>
            <w:r>
              <w:t>Students will</w:t>
            </w:r>
            <w:r w:rsidRPr="00D8423D">
              <w:t xml:space="preserve"> </w:t>
            </w:r>
            <w:r>
              <w:t>a</w:t>
            </w:r>
            <w:r w:rsidRPr="00CD3F7A">
              <w:t>chieve a score of no less than 80 percent correct on the lesson test.</w:t>
            </w:r>
          </w:p>
        </w:tc>
      </w:tr>
      <w:tr w:rsidR="00AA76CB" w:rsidRPr="001F2D30" w:rsidTr="00D261F5">
        <w:trPr>
          <w:trHeight w:val="144"/>
        </w:trPr>
        <w:tc>
          <w:tcPr>
            <w:tcW w:w="900" w:type="pct"/>
          </w:tcPr>
          <w:p w:rsidR="00AA76CB" w:rsidRPr="00723A28" w:rsidRDefault="00AA76CB" w:rsidP="00AA76CB">
            <w:pPr>
              <w:pStyle w:val="Heading4"/>
            </w:pPr>
            <w:r w:rsidRPr="001F2D30">
              <w:t>NOTE</w:t>
            </w:r>
            <w:r>
              <w:t>:</w:t>
            </w:r>
          </w:p>
        </w:tc>
        <w:tc>
          <w:tcPr>
            <w:tcW w:w="4100" w:type="pct"/>
            <w:gridSpan w:val="16"/>
            <w:tcBorders>
              <w:top w:val="single" w:sz="6" w:space="0" w:color="auto"/>
              <w:bottom w:val="single" w:sz="6" w:space="0" w:color="auto"/>
            </w:tcBorders>
          </w:tcPr>
          <w:p w:rsidR="00AA76CB" w:rsidRDefault="00AA76CB" w:rsidP="00AA76CB">
            <w:r>
              <w:t>Inform the students of the enabling learning objective requirements.</w:t>
            </w:r>
          </w:p>
        </w:tc>
      </w:tr>
      <w:tr w:rsidR="00AA76CB" w:rsidRPr="000958C2" w:rsidTr="00D261F5">
        <w:trPr>
          <w:trHeight w:val="144"/>
        </w:trPr>
        <w:tc>
          <w:tcPr>
            <w:tcW w:w="900" w:type="pct"/>
          </w:tcPr>
          <w:p w:rsidR="00AA76CB" w:rsidRPr="000958C2" w:rsidRDefault="00AA76CB" w:rsidP="00AA76CB">
            <w:pPr>
              <w:pStyle w:val="Heading4"/>
            </w:pPr>
            <w:r w:rsidRPr="000958C2">
              <w:t xml:space="preserve">ELO </w:t>
            </w:r>
            <w:r>
              <w:t>B – LSA 1.</w:t>
            </w:r>
          </w:p>
        </w:tc>
        <w:tc>
          <w:tcPr>
            <w:tcW w:w="4100" w:type="pct"/>
            <w:gridSpan w:val="16"/>
            <w:tcBorders>
              <w:top w:val="single" w:sz="6" w:space="0" w:color="auto"/>
              <w:bottom w:val="single" w:sz="6" w:space="0" w:color="auto"/>
            </w:tcBorders>
          </w:tcPr>
          <w:p w:rsidR="00AA76CB" w:rsidRPr="000958C2" w:rsidRDefault="005E5EB1" w:rsidP="005E5EB1">
            <w:pPr>
              <w:pStyle w:val="Heading4"/>
            </w:pPr>
            <w:r>
              <w:t xml:space="preserve">Describe </w:t>
            </w:r>
            <w:r w:rsidR="00AA76CB" w:rsidRPr="00427AE9">
              <w:t>Classful Networks</w:t>
            </w:r>
          </w:p>
        </w:tc>
      </w:tr>
      <w:tr w:rsidR="00AA76CB" w:rsidRPr="000958C2" w:rsidTr="00D261F5">
        <w:trPr>
          <w:trHeight w:val="144"/>
        </w:trPr>
        <w:tc>
          <w:tcPr>
            <w:tcW w:w="900" w:type="pct"/>
          </w:tcPr>
          <w:p w:rsidR="00AA76CB" w:rsidRPr="001F2D30" w:rsidRDefault="00AA76CB" w:rsidP="00AA76CB">
            <w:pPr>
              <w:pStyle w:val="Heading4"/>
            </w:pPr>
          </w:p>
        </w:tc>
        <w:tc>
          <w:tcPr>
            <w:tcW w:w="4100" w:type="pct"/>
            <w:gridSpan w:val="16"/>
            <w:tcBorders>
              <w:top w:val="single" w:sz="6" w:space="0" w:color="auto"/>
              <w:bottom w:val="single" w:sz="6" w:space="0" w:color="auto"/>
            </w:tcBorders>
          </w:tcPr>
          <w:p w:rsidR="00AA76CB" w:rsidRPr="001B649F" w:rsidRDefault="00AA76CB" w:rsidP="00AA76CB">
            <w:pPr>
              <w:pStyle w:val="MOI"/>
            </w:pPr>
            <w:r w:rsidRPr="001B649F">
              <w:t>Method of Instruction:</w:t>
            </w:r>
            <w:r w:rsidRPr="001B649F">
              <w:tab/>
              <w:t>Discussion (Large or Small Group)</w:t>
            </w:r>
          </w:p>
          <w:p w:rsidR="00AA76CB" w:rsidRPr="001B649F" w:rsidRDefault="00AA76CB" w:rsidP="00AA76CB">
            <w:pPr>
              <w:pStyle w:val="MOI"/>
            </w:pPr>
            <w:r w:rsidRPr="001B649F">
              <w:t>Instr Type (I:S Ratio/Qty):</w:t>
            </w:r>
            <w:r w:rsidRPr="001B649F">
              <w:tab/>
              <w:t>Contract Instructor (1:16/0)</w:t>
            </w:r>
          </w:p>
          <w:p w:rsidR="00AA76CB" w:rsidRPr="001B649F" w:rsidRDefault="00AA76CB" w:rsidP="00AA76CB">
            <w:pPr>
              <w:pStyle w:val="MOI"/>
            </w:pPr>
            <w:r w:rsidRPr="001B649F">
              <w:t>Time of Instruction:</w:t>
            </w:r>
            <w:r w:rsidRPr="001B649F">
              <w:tab/>
              <w:t>10 mins</w:t>
            </w:r>
          </w:p>
          <w:p w:rsidR="00AA76CB" w:rsidRPr="001B649F" w:rsidRDefault="00AA76CB" w:rsidP="00AA76CB">
            <w:pPr>
              <w:pStyle w:val="MOI"/>
            </w:pPr>
            <w:r w:rsidRPr="001B649F">
              <w:t>Instructional Strategy:</w:t>
            </w:r>
            <w:r w:rsidRPr="001B649F">
              <w:tab/>
              <w:t>Large Group Instruction</w:t>
            </w:r>
          </w:p>
          <w:p w:rsidR="00AA76CB" w:rsidRDefault="00AA76CB" w:rsidP="00AA76CB">
            <w:pPr>
              <w:pStyle w:val="MOI"/>
            </w:pPr>
            <w:r w:rsidRPr="001B649F">
              <w:t>Media Type:</w:t>
            </w:r>
            <w:r w:rsidRPr="001B649F">
              <w:tab/>
              <w:t>Computer Assisted Instruction</w:t>
            </w:r>
          </w:p>
          <w:p w:rsidR="00AA76CB" w:rsidRDefault="00AA76CB" w:rsidP="00AA76CB">
            <w:pPr>
              <w:pStyle w:val="MOI"/>
            </w:pPr>
            <w:r>
              <w:t>Other Media:</w:t>
            </w:r>
            <w:r>
              <w:tab/>
              <w:t>None</w:t>
            </w:r>
          </w:p>
          <w:p w:rsidR="00AA76CB" w:rsidRPr="00841803" w:rsidRDefault="00AA76CB" w:rsidP="00AA76CB">
            <w:pPr>
              <w:pStyle w:val="MOI"/>
            </w:pPr>
            <w:r>
              <w:t>Security Classification:</w:t>
            </w:r>
            <w:r>
              <w:tab/>
              <w:t>Unclassified</w:t>
            </w:r>
          </w:p>
        </w:tc>
      </w:tr>
      <w:tr w:rsidR="00AA76CB" w:rsidRPr="001F2D30" w:rsidTr="00D261F5">
        <w:trPr>
          <w:trHeight w:val="144"/>
        </w:trPr>
        <w:tc>
          <w:tcPr>
            <w:tcW w:w="900" w:type="pct"/>
          </w:tcPr>
          <w:p w:rsidR="00AA76CB" w:rsidRPr="001F2D30" w:rsidRDefault="00AA76CB" w:rsidP="00AA76CB">
            <w:pPr>
              <w:pStyle w:val="Heading4"/>
            </w:pPr>
            <w:r>
              <w:lastRenderedPageBreak/>
              <w:t>NOTE:</w:t>
            </w:r>
          </w:p>
        </w:tc>
        <w:tc>
          <w:tcPr>
            <w:tcW w:w="4100" w:type="pct"/>
            <w:gridSpan w:val="16"/>
            <w:tcBorders>
              <w:top w:val="single" w:sz="6" w:space="0" w:color="auto"/>
              <w:bottom w:val="single" w:sz="6" w:space="0" w:color="auto"/>
            </w:tcBorders>
          </w:tcPr>
          <w:p w:rsidR="00AA76CB" w:rsidRDefault="00AA76CB" w:rsidP="00AA76CB">
            <w:r>
              <w:t xml:space="preserve">Learning Strategy: </w:t>
            </w:r>
            <w:r w:rsidRPr="00D20AA3">
              <w:rPr>
                <w:u w:val="single"/>
              </w:rPr>
              <w:t>Content Presentation and Learning Guidance.</w:t>
            </w:r>
          </w:p>
          <w:p w:rsidR="00AA76CB" w:rsidRPr="001F2D30" w:rsidRDefault="00AA76CB" w:rsidP="00AA76CB">
            <w:pPr>
              <w:pStyle w:val="bullet1"/>
            </w:pPr>
            <w:r w:rsidRPr="002D5252">
              <w:t>Facilitate a discussion of the following instructional content.</w:t>
            </w:r>
          </w:p>
        </w:tc>
      </w:tr>
      <w:tr w:rsidR="00AA76CB" w:rsidRPr="001F2D30" w:rsidTr="008C6F95">
        <w:tblPrEx>
          <w:tblW w:w="5000" w:type="pct"/>
          <w:tblLayout w:type="fixed"/>
          <w:tblCellMar>
            <w:top w:w="14" w:type="dxa"/>
            <w:left w:w="115" w:type="dxa"/>
            <w:bottom w:w="14" w:type="dxa"/>
            <w:right w:w="115" w:type="dxa"/>
          </w:tblCellMar>
          <w:tblLook w:val="0000"/>
          <w:tblPrExChange w:id="111" w:author="Paul Donnell" w:date="2014-12-13T20:12:00Z">
            <w:tblPrEx>
              <w:tblW w:w="5000" w:type="pct"/>
              <w:tblLayout w:type="fixed"/>
              <w:tblCellMar>
                <w:top w:w="14" w:type="dxa"/>
                <w:left w:w="115" w:type="dxa"/>
                <w:bottom w:w="14" w:type="dxa"/>
                <w:right w:w="115" w:type="dxa"/>
              </w:tblCellMar>
              <w:tblLook w:val="0000"/>
            </w:tblPrEx>
          </w:tblPrExChange>
        </w:tblPrEx>
        <w:trPr>
          <w:trHeight w:val="3931"/>
          <w:trPrChange w:id="112" w:author="Paul Donnell" w:date="2014-12-13T20:12:00Z">
            <w:trPr>
              <w:gridBefore w:val="1"/>
              <w:trHeight w:val="144"/>
            </w:trPr>
          </w:trPrChange>
        </w:trPr>
        <w:tc>
          <w:tcPr>
            <w:tcW w:w="900" w:type="pct"/>
            <w:tcPrChange w:id="113" w:author="Paul Donnell" w:date="2014-12-13T20:12:00Z">
              <w:tcPr>
                <w:tcW w:w="900" w:type="pct"/>
                <w:gridSpan w:val="2"/>
              </w:tcPr>
            </w:tcPrChange>
          </w:tcPr>
          <w:p w:rsidR="00AA76CB" w:rsidRPr="001F2D30" w:rsidRDefault="00AA76CB" w:rsidP="00AA76CB">
            <w:pPr>
              <w:pStyle w:val="Heading4"/>
            </w:pPr>
          </w:p>
        </w:tc>
        <w:tc>
          <w:tcPr>
            <w:tcW w:w="4100" w:type="pct"/>
            <w:gridSpan w:val="16"/>
            <w:tcBorders>
              <w:top w:val="single" w:sz="6" w:space="0" w:color="auto"/>
              <w:bottom w:val="single" w:sz="6" w:space="0" w:color="auto"/>
            </w:tcBorders>
            <w:tcPrChange w:id="114" w:author="Paul Donnell" w:date="2014-12-13T20:12:00Z">
              <w:tcPr>
                <w:tcW w:w="4100" w:type="pct"/>
                <w:gridSpan w:val="17"/>
                <w:tcBorders>
                  <w:top w:val="single" w:sz="6" w:space="0" w:color="auto"/>
                  <w:bottom w:val="single" w:sz="6" w:space="0" w:color="auto"/>
                </w:tcBorders>
              </w:tcPr>
            </w:tcPrChange>
          </w:tcPr>
          <w:p w:rsidR="00AA76CB" w:rsidRPr="00427AE9" w:rsidRDefault="00AA76CB" w:rsidP="00AA76CB">
            <w:pPr>
              <w:pStyle w:val="Heading4"/>
              <w:rPr>
                <w:b w:val="0"/>
                <w:bCs w:val="0"/>
                <w:szCs w:val="20"/>
              </w:rPr>
            </w:pPr>
            <w:r w:rsidRPr="00427AE9">
              <w:rPr>
                <w:b w:val="0"/>
                <w:bCs w:val="0"/>
                <w:szCs w:val="20"/>
              </w:rPr>
              <w:t xml:space="preserve">A classful network is a network addressing architecture that was created in 1981. </w:t>
            </w:r>
            <w:ins w:id="115" w:author="Paul Donnell" w:date="2014-12-13T20:11:00Z">
              <w:r w:rsidR="008C6F95" w:rsidRPr="00107B92">
                <w:rPr>
                  <w:b w:val="0"/>
                </w:rPr>
                <w:t>Classfull networks were made long before sub netting was created. Once we break up one of these Classfull networks with sub netting, the new sub-netted network becomes a Classless network</w:t>
              </w:r>
              <w:proofErr w:type="gramStart"/>
              <w:r w:rsidR="008C6F95" w:rsidRPr="00107B92">
                <w:rPr>
                  <w:b w:val="0"/>
                </w:rPr>
                <w:t>.</w:t>
              </w:r>
              <w:r w:rsidR="008C6F95">
                <w:rPr>
                  <w:b w:val="0"/>
                </w:rPr>
                <w:t>.</w:t>
              </w:r>
              <w:proofErr w:type="gramEnd"/>
              <w:r w:rsidR="008C6F95">
                <w:rPr>
                  <w:b w:val="0"/>
                </w:rPr>
                <w:t xml:space="preserve"> </w:t>
              </w:r>
            </w:ins>
            <w:r w:rsidRPr="00427AE9">
              <w:rPr>
                <w:b w:val="0"/>
                <w:bCs w:val="0"/>
                <w:szCs w:val="20"/>
              </w:rPr>
              <w:t xml:space="preserve">In </w:t>
            </w:r>
            <w:proofErr w:type="spellStart"/>
            <w:r w:rsidRPr="00427AE9">
              <w:rPr>
                <w:b w:val="0"/>
                <w:bCs w:val="0"/>
                <w:szCs w:val="20"/>
              </w:rPr>
              <w:t>classful</w:t>
            </w:r>
            <w:proofErr w:type="spellEnd"/>
            <w:r w:rsidRPr="00427AE9">
              <w:rPr>
                <w:b w:val="0"/>
                <w:bCs w:val="0"/>
                <w:szCs w:val="20"/>
              </w:rPr>
              <w:t xml:space="preserve"> networks, IP addresses were categorized into five classes, classes A, B, C, D, and E. Classes A, B, and C were widely used, while the use of classes D and E was reserved.</w:t>
            </w:r>
          </w:p>
          <w:p w:rsidR="00AA76CB" w:rsidRDefault="00AA76CB" w:rsidP="00AA76CB">
            <w:pPr>
              <w:rPr>
                <w:ins w:id="116" w:author="Paul Donnell" w:date="2014-12-13T20:07:00Z"/>
              </w:rPr>
            </w:pPr>
            <w:r w:rsidRPr="00427AE9">
              <w:t xml:space="preserve">All classes were assigned a range of unique IP addresses. </w:t>
            </w:r>
            <w:r>
              <w:t>T</w:t>
            </w:r>
            <w:r w:rsidRPr="00427AE9">
              <w:t xml:space="preserve">he table </w:t>
            </w:r>
            <w:r>
              <w:t>s</w:t>
            </w:r>
            <w:r w:rsidRPr="00427AE9">
              <w:t>how</w:t>
            </w:r>
            <w:r>
              <w:t>s how</w:t>
            </w:r>
            <w:r w:rsidRPr="00427AE9">
              <w:t xml:space="preserve"> IP addresses were allocated for Classes A, B, and C</w:t>
            </w:r>
            <w:r w:rsidRPr="001F2D30">
              <w:t>.</w:t>
            </w:r>
            <w:ins w:id="117" w:author="Paul Donnell" w:date="2014-12-13T20:03:00Z">
              <w:r w:rsidR="00A55D3C">
                <w:t xml:space="preserve"> </w:t>
              </w:r>
            </w:ins>
          </w:p>
          <w:p w:rsidR="00A55D3C" w:rsidDel="008C6F95" w:rsidRDefault="00A55D3C" w:rsidP="00AA76CB">
            <w:pPr>
              <w:rPr>
                <w:del w:id="118" w:author="Paul Donnell" w:date="2014-12-13T20:12:00Z"/>
              </w:rPr>
            </w:pPr>
          </w:p>
          <w:tbl>
            <w:tblPr>
              <w:tblStyle w:val="Jeff"/>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00"/>
              <w:gridCol w:w="2442"/>
              <w:gridCol w:w="2443"/>
            </w:tblGrid>
            <w:tr w:rsidR="00AA76CB" w:rsidTr="00FC0C45">
              <w:trPr>
                <w:jc w:val="center"/>
              </w:trPr>
              <w:tc>
                <w:tcPr>
                  <w:tcW w:w="900" w:type="dxa"/>
                </w:tcPr>
                <w:p w:rsidR="00AA76CB" w:rsidRPr="00E91E70" w:rsidRDefault="00AA76CB" w:rsidP="00AA76CB">
                  <w:pPr>
                    <w:spacing w:before="0" w:after="0"/>
                    <w:rPr>
                      <w:b/>
                    </w:rPr>
                  </w:pPr>
                  <w:r w:rsidRPr="00E91E70">
                    <w:rPr>
                      <w:b/>
                    </w:rPr>
                    <w:t xml:space="preserve">Class </w:t>
                  </w:r>
                </w:p>
              </w:tc>
              <w:tc>
                <w:tcPr>
                  <w:tcW w:w="2442" w:type="dxa"/>
                </w:tcPr>
                <w:p w:rsidR="00AA76CB" w:rsidRPr="00E91E70" w:rsidRDefault="00AA76CB" w:rsidP="00AA76CB">
                  <w:pPr>
                    <w:spacing w:before="0" w:after="0"/>
                    <w:rPr>
                      <w:b/>
                    </w:rPr>
                  </w:pPr>
                  <w:r w:rsidRPr="00E91E70">
                    <w:rPr>
                      <w:b/>
                    </w:rPr>
                    <w:t xml:space="preserve">Start IP Address </w:t>
                  </w:r>
                </w:p>
              </w:tc>
              <w:tc>
                <w:tcPr>
                  <w:tcW w:w="2443" w:type="dxa"/>
                </w:tcPr>
                <w:p w:rsidR="00AA76CB" w:rsidRPr="00E91E70" w:rsidRDefault="00AA76CB" w:rsidP="00AA76CB">
                  <w:pPr>
                    <w:spacing w:before="0" w:after="0"/>
                    <w:rPr>
                      <w:b/>
                    </w:rPr>
                  </w:pPr>
                  <w:r w:rsidRPr="00E91E70">
                    <w:rPr>
                      <w:b/>
                    </w:rPr>
                    <w:t xml:space="preserve">End IP Address </w:t>
                  </w:r>
                </w:p>
              </w:tc>
            </w:tr>
            <w:tr w:rsidR="00AA76CB" w:rsidTr="00FC0C45">
              <w:trPr>
                <w:jc w:val="center"/>
              </w:trPr>
              <w:tc>
                <w:tcPr>
                  <w:tcW w:w="900" w:type="dxa"/>
                </w:tcPr>
                <w:p w:rsidR="00AA76CB" w:rsidRPr="00E91E70" w:rsidRDefault="00AA76CB" w:rsidP="00AA76CB">
                  <w:pPr>
                    <w:spacing w:before="0" w:after="0"/>
                  </w:pPr>
                  <w:r w:rsidRPr="00E91E70">
                    <w:t>A</w:t>
                  </w:r>
                </w:p>
              </w:tc>
              <w:tc>
                <w:tcPr>
                  <w:tcW w:w="2442" w:type="dxa"/>
                </w:tcPr>
                <w:p w:rsidR="00AA76CB" w:rsidRPr="00E91E70" w:rsidRDefault="00AA76CB" w:rsidP="00AA76CB">
                  <w:pPr>
                    <w:spacing w:before="0" w:after="0"/>
                  </w:pPr>
                  <w:r w:rsidRPr="00E91E70">
                    <w:t>1.0.0.0</w:t>
                  </w:r>
                </w:p>
              </w:tc>
              <w:tc>
                <w:tcPr>
                  <w:tcW w:w="2443" w:type="dxa"/>
                </w:tcPr>
                <w:p w:rsidR="00AA76CB" w:rsidRPr="00E91E70" w:rsidRDefault="00AA76CB" w:rsidP="00AA76CB">
                  <w:pPr>
                    <w:spacing w:before="0" w:after="0"/>
                  </w:pPr>
                  <w:r w:rsidRPr="00E91E70">
                    <w:t>127.255.255.255</w:t>
                  </w:r>
                </w:p>
              </w:tc>
            </w:tr>
            <w:tr w:rsidR="00AA76CB" w:rsidTr="00FC0C45">
              <w:trPr>
                <w:jc w:val="center"/>
              </w:trPr>
              <w:tc>
                <w:tcPr>
                  <w:tcW w:w="900" w:type="dxa"/>
                </w:tcPr>
                <w:p w:rsidR="00AA76CB" w:rsidRPr="00E91E70" w:rsidRDefault="00AA76CB" w:rsidP="00AA76CB">
                  <w:pPr>
                    <w:spacing w:before="0" w:after="0"/>
                  </w:pPr>
                  <w:r w:rsidRPr="00E91E70">
                    <w:t>B</w:t>
                  </w:r>
                </w:p>
              </w:tc>
              <w:tc>
                <w:tcPr>
                  <w:tcW w:w="2442" w:type="dxa"/>
                </w:tcPr>
                <w:p w:rsidR="00AA76CB" w:rsidRPr="00E91E70" w:rsidRDefault="00AA76CB" w:rsidP="00AA76CB">
                  <w:pPr>
                    <w:spacing w:before="0" w:after="0"/>
                  </w:pPr>
                  <w:r w:rsidRPr="00E91E70">
                    <w:t>128.0.0.0</w:t>
                  </w:r>
                </w:p>
              </w:tc>
              <w:tc>
                <w:tcPr>
                  <w:tcW w:w="2443" w:type="dxa"/>
                </w:tcPr>
                <w:p w:rsidR="00AA76CB" w:rsidRPr="00E91E70" w:rsidRDefault="00AA76CB" w:rsidP="00AA76CB">
                  <w:pPr>
                    <w:spacing w:before="0" w:after="0"/>
                  </w:pPr>
                  <w:r w:rsidRPr="00E91E70">
                    <w:t>191.255.255.255</w:t>
                  </w:r>
                </w:p>
              </w:tc>
            </w:tr>
            <w:tr w:rsidR="00AA76CB" w:rsidTr="00FC0C45">
              <w:trPr>
                <w:jc w:val="center"/>
              </w:trPr>
              <w:tc>
                <w:tcPr>
                  <w:tcW w:w="900" w:type="dxa"/>
                </w:tcPr>
                <w:p w:rsidR="00AA76CB" w:rsidRPr="00E91E70" w:rsidRDefault="00AA76CB" w:rsidP="00AA76CB">
                  <w:pPr>
                    <w:spacing w:before="0" w:after="0"/>
                  </w:pPr>
                  <w:r w:rsidRPr="00E91E70">
                    <w:t>C</w:t>
                  </w:r>
                </w:p>
              </w:tc>
              <w:tc>
                <w:tcPr>
                  <w:tcW w:w="2442" w:type="dxa"/>
                </w:tcPr>
                <w:p w:rsidR="00AA76CB" w:rsidRPr="00E91E70" w:rsidRDefault="00AA76CB" w:rsidP="00AA76CB">
                  <w:pPr>
                    <w:spacing w:before="0" w:after="0"/>
                  </w:pPr>
                  <w:r w:rsidRPr="00E91E70">
                    <w:t>192.0.0.0</w:t>
                  </w:r>
                </w:p>
              </w:tc>
              <w:tc>
                <w:tcPr>
                  <w:tcW w:w="2443" w:type="dxa"/>
                </w:tcPr>
                <w:p w:rsidR="00AA76CB" w:rsidRPr="00E91E70" w:rsidRDefault="00AA76CB" w:rsidP="00AA76CB">
                  <w:pPr>
                    <w:spacing w:before="0" w:after="0"/>
                  </w:pPr>
                  <w:r w:rsidRPr="00E91E70">
                    <w:t>223.255.255.255</w:t>
                  </w:r>
                </w:p>
              </w:tc>
            </w:tr>
          </w:tbl>
          <w:p w:rsidR="008C6F95" w:rsidRDefault="008C6F95" w:rsidP="008C6F95">
            <w:pPr>
              <w:pStyle w:val="NoSpacing"/>
              <w:rPr>
                <w:ins w:id="119" w:author="Paul Donnell" w:date="2014-12-13T20:12:00Z"/>
                <w:b w:val="0"/>
                <w:sz w:val="18"/>
                <w:szCs w:val="18"/>
                <w:u w:val="none"/>
              </w:rPr>
            </w:pPr>
          </w:p>
          <w:p w:rsidR="008C6F95" w:rsidRDefault="008C6F95" w:rsidP="008C6F95">
            <w:pPr>
              <w:pStyle w:val="NoSpacing"/>
              <w:rPr>
                <w:ins w:id="120" w:author="Paul Donnell" w:date="2014-12-13T20:41:00Z"/>
                <w:b w:val="0"/>
                <w:sz w:val="18"/>
                <w:szCs w:val="18"/>
                <w:u w:val="none"/>
              </w:rPr>
            </w:pPr>
            <w:ins w:id="121" w:author="Paul Donnell" w:date="2014-12-13T20:12:00Z">
              <w:r w:rsidRPr="00107B92">
                <w:rPr>
                  <w:b w:val="0"/>
                  <w:sz w:val="18"/>
                  <w:szCs w:val="18"/>
                  <w:u w:val="none"/>
                </w:rPr>
                <w:t xml:space="preserve">These A, B, and C </w:t>
              </w:r>
              <w:proofErr w:type="spellStart"/>
              <w:r w:rsidRPr="00107B92">
                <w:rPr>
                  <w:b w:val="0"/>
                  <w:sz w:val="18"/>
                  <w:szCs w:val="18"/>
                  <w:u w:val="none"/>
                </w:rPr>
                <w:t>C</w:t>
              </w:r>
              <w:r w:rsidRPr="008C6F95">
                <w:rPr>
                  <w:b w:val="0"/>
                  <w:sz w:val="18"/>
                  <w:szCs w:val="18"/>
                  <w:u w:val="none"/>
                </w:rPr>
                <w:t>lass</w:t>
              </w:r>
              <w:r>
                <w:rPr>
                  <w:b w:val="0"/>
                  <w:sz w:val="18"/>
                  <w:szCs w:val="18"/>
                  <w:u w:val="none"/>
                </w:rPr>
                <w:t>ful</w:t>
              </w:r>
              <w:proofErr w:type="spellEnd"/>
              <w:r>
                <w:rPr>
                  <w:b w:val="0"/>
                  <w:sz w:val="18"/>
                  <w:szCs w:val="18"/>
                  <w:u w:val="none"/>
                </w:rPr>
                <w:t xml:space="preserve"> networks</w:t>
              </w:r>
              <w:r w:rsidRPr="00107B92">
                <w:rPr>
                  <w:b w:val="0"/>
                  <w:sz w:val="18"/>
                  <w:szCs w:val="18"/>
                  <w:u w:val="none"/>
                </w:rPr>
                <w:t xml:space="preserve"> where divided that so each class is known to handle a set amount of networks and hosts per network.</w:t>
              </w:r>
            </w:ins>
            <w:ins w:id="122" w:author="Paul Donnell" w:date="2014-12-13T20:41:00Z">
              <w:r w:rsidR="008B63C6">
                <w:rPr>
                  <w:b w:val="0"/>
                  <w:sz w:val="18"/>
                  <w:szCs w:val="18"/>
                  <w:u w:val="none"/>
                </w:rPr>
                <w:t xml:space="preserve"> </w:t>
              </w:r>
            </w:ins>
          </w:p>
          <w:p w:rsidR="008B63C6" w:rsidRDefault="008B63C6" w:rsidP="008C6F95">
            <w:pPr>
              <w:pStyle w:val="NoSpacing"/>
              <w:rPr>
                <w:ins w:id="123" w:author="Paul Donnell" w:date="2014-12-13T20:41:00Z"/>
                <w:b w:val="0"/>
                <w:sz w:val="18"/>
                <w:szCs w:val="18"/>
                <w:u w:val="none"/>
              </w:rPr>
            </w:pPr>
          </w:p>
          <w:p w:rsidR="008B63C6" w:rsidRPr="00107B92" w:rsidRDefault="008B63C6" w:rsidP="008C6F95">
            <w:pPr>
              <w:pStyle w:val="NoSpacing"/>
              <w:rPr>
                <w:ins w:id="124" w:author="Paul Donnell" w:date="2014-12-13T20:12:00Z"/>
                <w:b w:val="0"/>
                <w:sz w:val="18"/>
                <w:szCs w:val="18"/>
                <w:u w:val="none"/>
              </w:rPr>
            </w:pPr>
            <w:ins w:id="125" w:author="Paul Donnell" w:date="2014-12-13T20:41:00Z">
              <w:r>
                <w:rPr>
                  <w:b w:val="0"/>
                  <w:sz w:val="18"/>
                  <w:szCs w:val="18"/>
                  <w:u w:val="none"/>
                </w:rPr>
                <w:t xml:space="preserve">Only the first octet of any IPv4 address designates what class the IPv4 resides in. For example, IP address 10.0.1.1 would be a class </w:t>
              </w:r>
              <w:proofErr w:type="gramStart"/>
              <w:r>
                <w:rPr>
                  <w:b w:val="0"/>
                  <w:sz w:val="18"/>
                  <w:szCs w:val="18"/>
                  <w:u w:val="none"/>
                </w:rPr>
                <w:t>A</w:t>
              </w:r>
              <w:proofErr w:type="gramEnd"/>
              <w:r>
                <w:rPr>
                  <w:b w:val="0"/>
                  <w:sz w:val="18"/>
                  <w:szCs w:val="18"/>
                  <w:u w:val="none"/>
                </w:rPr>
                <w:t xml:space="preserve"> address, while 193.8.3.2 would be a class C address.</w:t>
              </w:r>
            </w:ins>
          </w:p>
          <w:p w:rsidR="008C6F95" w:rsidRPr="00107B92" w:rsidRDefault="008C6F95" w:rsidP="008C6F95">
            <w:pPr>
              <w:pStyle w:val="NoSpacing"/>
              <w:rPr>
                <w:ins w:id="126" w:author="Paul Donnell" w:date="2014-12-13T20:12:00Z"/>
                <w:b w:val="0"/>
                <w:sz w:val="18"/>
                <w:szCs w:val="18"/>
                <w:u w:val="none"/>
              </w:rPr>
            </w:pPr>
          </w:p>
          <w:p w:rsidR="008C6F95" w:rsidRPr="00107B92" w:rsidRDefault="008C6F95" w:rsidP="008C6F95">
            <w:pPr>
              <w:pStyle w:val="NoSpacing"/>
              <w:rPr>
                <w:ins w:id="127" w:author="Paul Donnell" w:date="2014-12-13T20:12:00Z"/>
                <w:b w:val="0"/>
                <w:sz w:val="18"/>
                <w:szCs w:val="18"/>
                <w:u w:val="none"/>
              </w:rPr>
            </w:pPr>
            <w:ins w:id="128" w:author="Paul Donnell" w:date="2014-12-13T20:12:00Z">
              <w:r w:rsidRPr="00107B92">
                <w:rPr>
                  <w:b w:val="0"/>
                  <w:sz w:val="18"/>
                  <w:szCs w:val="18"/>
                  <w:u w:val="none"/>
                </w:rPr>
                <w:t>Here is a chart of how these classfull networks line up with the amount of networks and hosts per network the</w:t>
              </w:r>
            </w:ins>
            <w:ins w:id="129" w:author="Paul Donnell" w:date="2014-12-13T20:13:00Z">
              <w:r>
                <w:rPr>
                  <w:b w:val="0"/>
                  <w:sz w:val="18"/>
                  <w:szCs w:val="18"/>
                  <w:u w:val="none"/>
                </w:rPr>
                <w:t>y</w:t>
              </w:r>
            </w:ins>
            <w:ins w:id="130" w:author="Paul Donnell" w:date="2014-12-13T20:12:00Z">
              <w:r w:rsidRPr="00107B92">
                <w:rPr>
                  <w:b w:val="0"/>
                  <w:sz w:val="18"/>
                  <w:szCs w:val="18"/>
                  <w:u w:val="none"/>
                </w:rPr>
                <w:t xml:space="preserve"> support:</w:t>
              </w:r>
            </w:ins>
          </w:p>
          <w:p w:rsidR="008C6F95" w:rsidRPr="00107B92" w:rsidRDefault="008C6F95" w:rsidP="008C6F95">
            <w:pPr>
              <w:pStyle w:val="NoSpacing"/>
              <w:rPr>
                <w:ins w:id="131" w:author="Paul Donnell" w:date="2014-12-13T20:12:00Z"/>
                <w:b w:val="0"/>
                <w:sz w:val="18"/>
                <w:szCs w:val="18"/>
                <w:u w:val="none"/>
              </w:rPr>
            </w:pPr>
          </w:p>
          <w:p w:rsidR="008C6F95" w:rsidRPr="00107B92" w:rsidRDefault="008C6F95" w:rsidP="008C6F95">
            <w:pPr>
              <w:pStyle w:val="NoSpacing"/>
              <w:rPr>
                <w:ins w:id="132" w:author="Paul Donnell" w:date="2014-12-13T20:12:00Z"/>
                <w:b w:val="0"/>
                <w:sz w:val="18"/>
                <w:szCs w:val="18"/>
                <w:u w:val="none"/>
              </w:rPr>
            </w:pPr>
            <w:ins w:id="133" w:author="Paul Donnell" w:date="2014-12-13T20:12:00Z">
              <w:r w:rsidRPr="00107B92">
                <w:rPr>
                  <w:b w:val="0"/>
                  <w:sz w:val="18"/>
                  <w:szCs w:val="18"/>
                  <w:u w:val="none"/>
                </w:rPr>
                <w:t xml:space="preserve">Class A = Can create 126 networks with over 16 million users in each </w:t>
              </w:r>
            </w:ins>
          </w:p>
          <w:p w:rsidR="008C6F95" w:rsidRPr="00107B92" w:rsidRDefault="008C6F95" w:rsidP="008C6F95">
            <w:pPr>
              <w:pStyle w:val="NoSpacing"/>
              <w:rPr>
                <w:ins w:id="134" w:author="Paul Donnell" w:date="2014-12-13T20:12:00Z"/>
                <w:b w:val="0"/>
                <w:sz w:val="18"/>
                <w:szCs w:val="18"/>
                <w:u w:val="none"/>
              </w:rPr>
            </w:pPr>
            <w:ins w:id="135" w:author="Paul Donnell" w:date="2014-12-13T20:12:00Z">
              <w:r w:rsidRPr="00107B92">
                <w:rPr>
                  <w:b w:val="0"/>
                  <w:sz w:val="18"/>
                  <w:szCs w:val="18"/>
                  <w:u w:val="none"/>
                </w:rPr>
                <w:t>Class B = Can create 16,384 networks with over 65,000 users in each</w:t>
              </w:r>
            </w:ins>
          </w:p>
          <w:p w:rsidR="008C6F95" w:rsidRPr="00107B92" w:rsidRDefault="008C6F95" w:rsidP="008C6F95">
            <w:pPr>
              <w:pStyle w:val="NoSpacing"/>
              <w:rPr>
                <w:ins w:id="136" w:author="Paul Donnell" w:date="2014-12-13T20:12:00Z"/>
                <w:b w:val="0"/>
                <w:sz w:val="18"/>
                <w:szCs w:val="18"/>
                <w:u w:val="none"/>
              </w:rPr>
            </w:pPr>
            <w:ins w:id="137" w:author="Paul Donnell" w:date="2014-12-13T20:12:00Z">
              <w:r w:rsidRPr="00107B92">
                <w:rPr>
                  <w:b w:val="0"/>
                  <w:sz w:val="18"/>
                  <w:szCs w:val="18"/>
                  <w:u w:val="none"/>
                </w:rPr>
                <w:t>Class C = Can create over 2 million networks with only 254 users in each network.</w:t>
              </w:r>
            </w:ins>
          </w:p>
          <w:p w:rsidR="008C6F95" w:rsidRPr="00107B92" w:rsidRDefault="008C6F95" w:rsidP="008C6F95">
            <w:pPr>
              <w:pStyle w:val="NoSpacing"/>
              <w:rPr>
                <w:ins w:id="138" w:author="Paul Donnell" w:date="2014-12-13T20:12:00Z"/>
                <w:b w:val="0"/>
                <w:sz w:val="18"/>
                <w:szCs w:val="18"/>
                <w:u w:val="none"/>
              </w:rPr>
            </w:pPr>
          </w:p>
          <w:p w:rsidR="008C6F95" w:rsidRPr="00107B92" w:rsidRDefault="008C6F95" w:rsidP="008C6F95">
            <w:pPr>
              <w:pStyle w:val="NoSpacing"/>
              <w:rPr>
                <w:ins w:id="139" w:author="Paul Donnell" w:date="2014-12-13T20:12:00Z"/>
                <w:b w:val="0"/>
                <w:sz w:val="18"/>
                <w:szCs w:val="18"/>
                <w:u w:val="none"/>
              </w:rPr>
            </w:pPr>
            <w:ins w:id="140" w:author="Paul Donnell" w:date="2014-12-13T20:12:00Z">
              <w:r w:rsidRPr="00107B92">
                <w:rPr>
                  <w:b w:val="0"/>
                  <w:sz w:val="18"/>
                  <w:szCs w:val="18"/>
                  <w:u w:val="none"/>
                </w:rPr>
                <w:t xml:space="preserve">Based on this chart, you may understand why large companies like AT&amp;T bought the rights to use Class A IPv4 networks and you are assigned a little Class C IPv4 network from your local Internet Service Provider. </w:t>
              </w:r>
            </w:ins>
          </w:p>
          <w:p w:rsidR="008C6F95" w:rsidRDefault="008C6F95" w:rsidP="008C6F95">
            <w:pPr>
              <w:rPr>
                <w:ins w:id="141" w:author="Paul Donnell" w:date="2014-12-13T20:12:00Z"/>
              </w:rPr>
            </w:pPr>
            <w:ins w:id="142" w:author="Paul Donnell" w:date="2014-12-13T20:12:00Z">
              <w:r>
                <w:t>Knowing the class of the Ipv4 address you are sub netting starts the entire sub netting process. This is foundational knowledge for all IT network personnel.</w:t>
              </w:r>
            </w:ins>
          </w:p>
          <w:p w:rsidR="00AA76CB" w:rsidRPr="002D2B08" w:rsidRDefault="00AA76CB" w:rsidP="00AA76CB"/>
        </w:tc>
      </w:tr>
      <w:tr w:rsidR="00AA76CB" w:rsidRPr="001F2D30" w:rsidTr="00D261F5">
        <w:trPr>
          <w:trHeight w:val="144"/>
        </w:trPr>
        <w:tc>
          <w:tcPr>
            <w:tcW w:w="900" w:type="pct"/>
          </w:tcPr>
          <w:p w:rsidR="00AA76CB" w:rsidRPr="00714D09" w:rsidRDefault="00AA76CB" w:rsidP="00AA76CB">
            <w:pPr>
              <w:pStyle w:val="Heading4"/>
            </w:pPr>
            <w:r>
              <w:t>Check on Learning</w:t>
            </w:r>
          </w:p>
        </w:tc>
        <w:tc>
          <w:tcPr>
            <w:tcW w:w="4100" w:type="pct"/>
            <w:gridSpan w:val="16"/>
            <w:tcBorders>
              <w:top w:val="single" w:sz="6" w:space="0" w:color="auto"/>
            </w:tcBorders>
          </w:tcPr>
          <w:p w:rsidR="00AA76CB" w:rsidRDefault="00AA76CB" w:rsidP="00AA76CB">
            <w:r w:rsidRPr="00CB65F4">
              <w:t xml:space="preserve">Learning Strategy: </w:t>
            </w:r>
            <w:r w:rsidRPr="00CB65F4">
              <w:rPr>
                <w:u w:val="single"/>
              </w:rPr>
              <w:t>Assessment</w:t>
            </w:r>
          </w:p>
          <w:p w:rsidR="00AA76CB" w:rsidRPr="0035245F" w:rsidRDefault="00AA76CB" w:rsidP="00AA76CB">
            <w:r w:rsidRPr="0035245F">
              <w:t>Conduct a quick review to determine if the students have learned the presented material. Ask open ended questions and solicit student answers and explanations. Encourage students to provide feedback to each other. The following question may be used to assess student knowledge.</w:t>
            </w:r>
          </w:p>
          <w:p w:rsidR="00AA76CB" w:rsidRPr="0035245F" w:rsidRDefault="00AA76CB" w:rsidP="00AA76CB">
            <w:r w:rsidRPr="0035245F">
              <w:rPr>
                <w:b/>
              </w:rPr>
              <w:t>Question</w:t>
            </w:r>
            <w:r w:rsidRPr="0035245F">
              <w:t xml:space="preserve">: </w:t>
            </w:r>
            <w:r w:rsidR="005E5EB1">
              <w:t xml:space="preserve">What is a classful network?  </w:t>
            </w:r>
          </w:p>
          <w:p w:rsidR="00AA76CB" w:rsidRPr="001F2D30" w:rsidRDefault="00AA76CB" w:rsidP="005E5EB1">
            <w:pPr>
              <w:pStyle w:val="bullet1"/>
              <w:numPr>
                <w:ilvl w:val="0"/>
                <w:numId w:val="1"/>
              </w:numPr>
            </w:pPr>
            <w:r w:rsidRPr="0035245F">
              <w:rPr>
                <w:b/>
              </w:rPr>
              <w:t>Answer</w:t>
            </w:r>
            <w:r w:rsidRPr="0035245F">
              <w:t xml:space="preserve">: </w:t>
            </w:r>
            <w:r w:rsidR="005E5EB1">
              <w:t xml:space="preserve">A network addressing architecture that categorized ranges of IP address into 5 classes.  </w:t>
            </w:r>
          </w:p>
        </w:tc>
      </w:tr>
      <w:tr w:rsidR="00AA76CB" w:rsidRPr="001F2D30" w:rsidTr="00D261F5">
        <w:trPr>
          <w:trHeight w:val="144"/>
        </w:trPr>
        <w:tc>
          <w:tcPr>
            <w:tcW w:w="900" w:type="pct"/>
          </w:tcPr>
          <w:p w:rsidR="00AA76CB" w:rsidRDefault="00AA76CB" w:rsidP="00AA76CB">
            <w:pPr>
              <w:pStyle w:val="Heading4"/>
            </w:pPr>
            <w:r>
              <w:t>Review Summary</w:t>
            </w:r>
          </w:p>
        </w:tc>
        <w:tc>
          <w:tcPr>
            <w:tcW w:w="4100" w:type="pct"/>
            <w:gridSpan w:val="16"/>
            <w:tcBorders>
              <w:top w:val="single" w:sz="6" w:space="0" w:color="auto"/>
            </w:tcBorders>
          </w:tcPr>
          <w:p w:rsidR="00AA76CB" w:rsidRPr="006638D3" w:rsidRDefault="00AA76CB" w:rsidP="00AA76CB">
            <w:r w:rsidRPr="00094A1B">
              <w:t>If necessary, provide a short summary of the topic.</w:t>
            </w:r>
          </w:p>
        </w:tc>
      </w:tr>
      <w:tr w:rsidR="00AA76CB" w:rsidRPr="000958C2" w:rsidTr="00D261F5">
        <w:trPr>
          <w:trHeight w:val="144"/>
        </w:trPr>
        <w:tc>
          <w:tcPr>
            <w:tcW w:w="900" w:type="pct"/>
          </w:tcPr>
          <w:p w:rsidR="00AA76CB" w:rsidRPr="000958C2" w:rsidRDefault="00AA76CB" w:rsidP="00AA76CB">
            <w:pPr>
              <w:pStyle w:val="Heading4"/>
            </w:pPr>
            <w:r w:rsidRPr="000958C2">
              <w:t xml:space="preserve">ELO </w:t>
            </w:r>
            <w:r>
              <w:t>B – LSA 2.</w:t>
            </w:r>
          </w:p>
        </w:tc>
        <w:tc>
          <w:tcPr>
            <w:tcW w:w="4100" w:type="pct"/>
            <w:gridSpan w:val="16"/>
            <w:tcBorders>
              <w:top w:val="single" w:sz="6" w:space="0" w:color="auto"/>
              <w:bottom w:val="single" w:sz="6" w:space="0" w:color="auto"/>
            </w:tcBorders>
          </w:tcPr>
          <w:p w:rsidR="00AA76CB" w:rsidRPr="001F2D30" w:rsidRDefault="00CC29A1" w:rsidP="00CC29A1">
            <w:pPr>
              <w:pStyle w:val="Heading4"/>
              <w:rPr>
                <w:highlight w:val="yellow"/>
              </w:rPr>
            </w:pPr>
            <w:r>
              <w:t xml:space="preserve">Determine the </w:t>
            </w:r>
            <w:r w:rsidR="00AA76CB">
              <w:t>Network Mask</w:t>
            </w:r>
            <w:r>
              <w:t>, Network ID, and Host ID for a Network Component on a Classful Network</w:t>
            </w:r>
          </w:p>
        </w:tc>
      </w:tr>
      <w:tr w:rsidR="00AA76CB" w:rsidRPr="000958C2" w:rsidTr="00D261F5">
        <w:trPr>
          <w:trHeight w:val="144"/>
        </w:trPr>
        <w:tc>
          <w:tcPr>
            <w:tcW w:w="900" w:type="pct"/>
          </w:tcPr>
          <w:p w:rsidR="00AA76CB" w:rsidRPr="001F2D30" w:rsidRDefault="00AA76CB" w:rsidP="00AA76CB">
            <w:pPr>
              <w:pStyle w:val="Heading4"/>
            </w:pPr>
          </w:p>
        </w:tc>
        <w:tc>
          <w:tcPr>
            <w:tcW w:w="4100" w:type="pct"/>
            <w:gridSpan w:val="16"/>
            <w:tcBorders>
              <w:top w:val="single" w:sz="6" w:space="0" w:color="auto"/>
              <w:bottom w:val="single" w:sz="6" w:space="0" w:color="auto"/>
            </w:tcBorders>
          </w:tcPr>
          <w:p w:rsidR="00AA76CB" w:rsidRPr="001B649F" w:rsidRDefault="00AA76CB" w:rsidP="00AA76CB">
            <w:pPr>
              <w:pStyle w:val="MOI"/>
            </w:pPr>
            <w:r w:rsidRPr="001B649F">
              <w:t>Method of Instruction:</w:t>
            </w:r>
            <w:r w:rsidRPr="001B649F">
              <w:tab/>
              <w:t>Discussion (Large or Small Group)</w:t>
            </w:r>
          </w:p>
          <w:p w:rsidR="00AA76CB" w:rsidRPr="001B649F" w:rsidRDefault="00AA76CB" w:rsidP="00AA76CB">
            <w:pPr>
              <w:pStyle w:val="MOI"/>
            </w:pPr>
            <w:r w:rsidRPr="001B649F">
              <w:t>Instr Type (I:S Ratio/Qty):</w:t>
            </w:r>
            <w:r w:rsidRPr="001B649F">
              <w:tab/>
              <w:t>Contract Instructor (1:16/0)</w:t>
            </w:r>
          </w:p>
          <w:p w:rsidR="00AA76CB" w:rsidRPr="001B649F" w:rsidRDefault="00AA76CB" w:rsidP="00AA76CB">
            <w:pPr>
              <w:pStyle w:val="MOI"/>
            </w:pPr>
            <w:r w:rsidRPr="001B649F">
              <w:t>Time of Instruction:</w:t>
            </w:r>
            <w:r w:rsidRPr="001B649F">
              <w:tab/>
            </w:r>
            <w:r>
              <w:t>2</w:t>
            </w:r>
            <w:r w:rsidRPr="001B649F">
              <w:t>0 mins</w:t>
            </w:r>
          </w:p>
          <w:p w:rsidR="00AA76CB" w:rsidRPr="001B649F" w:rsidRDefault="00AA76CB" w:rsidP="00AA76CB">
            <w:pPr>
              <w:pStyle w:val="MOI"/>
            </w:pPr>
            <w:r w:rsidRPr="001B649F">
              <w:t>Instructional Strategy:</w:t>
            </w:r>
            <w:r w:rsidRPr="001B649F">
              <w:tab/>
              <w:t>Large Group Instruction</w:t>
            </w:r>
          </w:p>
          <w:p w:rsidR="00AA76CB" w:rsidRDefault="00AA76CB" w:rsidP="00AA76CB">
            <w:pPr>
              <w:pStyle w:val="MOI"/>
            </w:pPr>
            <w:r w:rsidRPr="001B649F">
              <w:t>Media Type:</w:t>
            </w:r>
            <w:r w:rsidRPr="001B649F">
              <w:tab/>
              <w:t>Computer Assisted Instruction</w:t>
            </w:r>
          </w:p>
          <w:p w:rsidR="00AA76CB" w:rsidRDefault="00AA76CB" w:rsidP="00AA76CB">
            <w:pPr>
              <w:pStyle w:val="MOI"/>
            </w:pPr>
            <w:r>
              <w:lastRenderedPageBreak/>
              <w:t>Other Media:</w:t>
            </w:r>
            <w:r>
              <w:tab/>
              <w:t>None</w:t>
            </w:r>
          </w:p>
          <w:p w:rsidR="00AA76CB" w:rsidRPr="001F2D30" w:rsidRDefault="00AA76CB" w:rsidP="00AA76CB">
            <w:pPr>
              <w:pStyle w:val="MOI"/>
            </w:pPr>
            <w:r>
              <w:t>Security Classification:</w:t>
            </w:r>
            <w:r>
              <w:tab/>
              <w:t>Unclassified</w:t>
            </w:r>
          </w:p>
        </w:tc>
      </w:tr>
      <w:tr w:rsidR="00AA76CB" w:rsidRPr="001F2D30" w:rsidTr="00D261F5">
        <w:trPr>
          <w:trHeight w:val="144"/>
        </w:trPr>
        <w:tc>
          <w:tcPr>
            <w:tcW w:w="900" w:type="pct"/>
          </w:tcPr>
          <w:p w:rsidR="00AA76CB" w:rsidRPr="001F2D30" w:rsidRDefault="00AA76CB" w:rsidP="00AA76CB">
            <w:pPr>
              <w:pStyle w:val="Heading4"/>
            </w:pPr>
            <w:r>
              <w:lastRenderedPageBreak/>
              <w:t>NOTE:</w:t>
            </w:r>
          </w:p>
        </w:tc>
        <w:tc>
          <w:tcPr>
            <w:tcW w:w="4100" w:type="pct"/>
            <w:gridSpan w:val="16"/>
            <w:tcBorders>
              <w:top w:val="single" w:sz="6" w:space="0" w:color="auto"/>
              <w:bottom w:val="single" w:sz="6" w:space="0" w:color="auto"/>
            </w:tcBorders>
          </w:tcPr>
          <w:p w:rsidR="00AA76CB" w:rsidRDefault="00AA76CB" w:rsidP="00AA76CB">
            <w:r>
              <w:t xml:space="preserve">Learning Strategy: </w:t>
            </w:r>
            <w:r w:rsidRPr="00D20AA3">
              <w:rPr>
                <w:u w:val="single"/>
              </w:rPr>
              <w:t>Content Presentation and Learning Guidance.</w:t>
            </w:r>
          </w:p>
          <w:p w:rsidR="00AA76CB" w:rsidRPr="001F2D30" w:rsidRDefault="00AA76CB" w:rsidP="00AA76CB">
            <w:pPr>
              <w:pStyle w:val="bullet1"/>
            </w:pPr>
            <w:r w:rsidRPr="002D5252">
              <w:t>Facilitate a discussion of the following instructional content.</w:t>
            </w:r>
          </w:p>
        </w:tc>
      </w:tr>
      <w:tr w:rsidR="00AA76CB" w:rsidRPr="001F2D30" w:rsidTr="00D261F5">
        <w:trPr>
          <w:trHeight w:val="144"/>
        </w:trPr>
        <w:tc>
          <w:tcPr>
            <w:tcW w:w="900" w:type="pct"/>
          </w:tcPr>
          <w:p w:rsidR="00AA76CB" w:rsidRPr="001F2D30" w:rsidRDefault="00AA76CB" w:rsidP="00AA76CB">
            <w:pPr>
              <w:pStyle w:val="Heading4"/>
            </w:pPr>
          </w:p>
        </w:tc>
        <w:tc>
          <w:tcPr>
            <w:tcW w:w="4100" w:type="pct"/>
            <w:gridSpan w:val="16"/>
            <w:tcBorders>
              <w:top w:val="single" w:sz="6" w:space="0" w:color="auto"/>
              <w:bottom w:val="single" w:sz="6" w:space="0" w:color="auto"/>
            </w:tcBorders>
          </w:tcPr>
          <w:p w:rsidR="00B50318" w:rsidRDefault="005369A5" w:rsidP="00AA76CB">
            <w:pPr>
              <w:rPr>
                <w:ins w:id="143" w:author="Paul Donnell" w:date="2014-12-13T20:21:00Z"/>
                <w:szCs w:val="18"/>
              </w:rPr>
            </w:pPr>
            <w:ins w:id="144" w:author="Paul Donnell" w:date="2014-12-13T20:16:00Z">
              <w:r w:rsidRPr="005369A5">
                <w:rPr>
                  <w:szCs w:val="18"/>
                  <w:rPrChange w:id="145" w:author="Paul Donnell" w:date="2014-12-13T20:16:00Z">
                    <w:rPr>
                      <w:sz w:val="24"/>
                      <w:szCs w:val="24"/>
                    </w:rPr>
                  </w:rPrChange>
                </w:rPr>
                <w:t>There is one more critical baseline piece of knowledge you need to understand sub netting: Subnet Masks.</w:t>
              </w:r>
            </w:ins>
            <w:ins w:id="146" w:author="Paul Donnell" w:date="2014-12-13T20:25:00Z">
              <w:r w:rsidR="0062408D">
                <w:rPr>
                  <w:szCs w:val="18"/>
                </w:rPr>
                <w:t xml:space="preserve"> </w:t>
              </w:r>
            </w:ins>
            <w:ins w:id="147" w:author="Paul Donnell" w:date="2014-12-13T20:17:00Z">
              <w:r w:rsidR="00B50318">
                <w:rPr>
                  <w:szCs w:val="18"/>
                </w:rPr>
                <w:t>The</w:t>
              </w:r>
            </w:ins>
            <w:ins w:id="148" w:author="Paul Donnell" w:date="2014-12-13T20:16:00Z">
              <w:r w:rsidRPr="005369A5">
                <w:rPr>
                  <w:szCs w:val="18"/>
                  <w:rPrChange w:id="149" w:author="Paul Donnell" w:date="2014-12-13T20:16:00Z">
                    <w:rPr>
                      <w:sz w:val="24"/>
                      <w:szCs w:val="24"/>
                    </w:rPr>
                  </w:rPrChange>
                </w:rPr>
                <w:t xml:space="preserve"> subnet mask </w:t>
              </w:r>
            </w:ins>
            <w:ins w:id="150" w:author="Paul Donnell" w:date="2014-12-13T20:17:00Z">
              <w:r w:rsidR="00B50318">
                <w:rPr>
                  <w:szCs w:val="18"/>
                </w:rPr>
                <w:t xml:space="preserve">works closely with the </w:t>
              </w:r>
            </w:ins>
            <w:ins w:id="151" w:author="Paul Donnell" w:date="2014-12-13T20:16:00Z">
              <w:r w:rsidRPr="005369A5">
                <w:rPr>
                  <w:szCs w:val="18"/>
                  <w:rPrChange w:id="152" w:author="Paul Donnell" w:date="2014-12-13T20:16:00Z">
                    <w:rPr>
                      <w:sz w:val="24"/>
                      <w:szCs w:val="24"/>
                    </w:rPr>
                  </w:rPrChange>
                </w:rPr>
                <w:t xml:space="preserve">Ipv4 address. It looks a lot like the Ipv4 address. Here is an example:  255.255.255.0. It has 4 octets and is 32 bits long just like the IPv4 address. The purpose of the subnet mask is to tell routers and IP hosts which part of an IP address is the network </w:t>
              </w:r>
            </w:ins>
            <w:ins w:id="153" w:author="Paul Donnell" w:date="2014-12-13T20:25:00Z">
              <w:r w:rsidR="0062408D">
                <w:rPr>
                  <w:szCs w:val="18"/>
                </w:rPr>
                <w:t>ID</w:t>
              </w:r>
            </w:ins>
            <w:ins w:id="154" w:author="Paul Donnell" w:date="2014-12-13T20:16:00Z">
              <w:r w:rsidR="0062408D" w:rsidRPr="0062408D">
                <w:rPr>
                  <w:szCs w:val="18"/>
                </w:rPr>
                <w:t xml:space="preserve"> and which is the host </w:t>
              </w:r>
            </w:ins>
            <w:ins w:id="155" w:author="Paul Donnell" w:date="2014-12-13T20:25:00Z">
              <w:r w:rsidR="0062408D">
                <w:rPr>
                  <w:szCs w:val="18"/>
                </w:rPr>
                <w:t>ID</w:t>
              </w:r>
            </w:ins>
            <w:ins w:id="156" w:author="Paul Donnell" w:date="2014-12-13T20:16:00Z">
              <w:r w:rsidRPr="005369A5">
                <w:rPr>
                  <w:szCs w:val="18"/>
                  <w:rPrChange w:id="157" w:author="Paul Donnell" w:date="2014-12-13T20:16:00Z">
                    <w:rPr>
                      <w:sz w:val="24"/>
                      <w:szCs w:val="24"/>
                    </w:rPr>
                  </w:rPrChange>
                </w:rPr>
                <w:t xml:space="preserve">. Without this information an IP address is useless to the devices that read it. </w:t>
              </w:r>
            </w:ins>
          </w:p>
          <w:p w:rsidR="0062408D" w:rsidRPr="0062408D" w:rsidRDefault="005369A5" w:rsidP="00AA76CB">
            <w:pPr>
              <w:rPr>
                <w:ins w:id="158" w:author="Paul Donnell" w:date="2014-12-13T20:21:00Z"/>
                <w:szCs w:val="18"/>
              </w:rPr>
            </w:pPr>
            <w:ins w:id="159" w:author="Paul Donnell" w:date="2014-12-13T20:21:00Z">
              <w:r w:rsidRPr="005369A5">
                <w:rPr>
                  <w:szCs w:val="18"/>
                  <w:rPrChange w:id="160" w:author="Paul Donnell" w:date="2014-12-13T20:22:00Z">
                    <w:rPr>
                      <w:sz w:val="24"/>
                      <w:szCs w:val="24"/>
                    </w:rPr>
                  </w:rPrChange>
                </w:rPr>
                <w:t xml:space="preserve">The network </w:t>
              </w:r>
            </w:ins>
            <w:ins w:id="161" w:author="Paul Donnell" w:date="2014-12-13T20:24:00Z">
              <w:r w:rsidR="0062408D">
                <w:rPr>
                  <w:szCs w:val="18"/>
                </w:rPr>
                <w:t xml:space="preserve">ID </w:t>
              </w:r>
            </w:ins>
            <w:ins w:id="162" w:author="Paul Donnell" w:date="2014-12-13T20:25:00Z">
              <w:r w:rsidR="0062408D">
                <w:rPr>
                  <w:szCs w:val="18"/>
                </w:rPr>
                <w:t xml:space="preserve">portion </w:t>
              </w:r>
            </w:ins>
            <w:ins w:id="163" w:author="Paul Donnell" w:date="2014-12-13T20:21:00Z">
              <w:r w:rsidRPr="005369A5">
                <w:rPr>
                  <w:szCs w:val="18"/>
                  <w:rPrChange w:id="164" w:author="Paul Donnell" w:date="2014-12-13T20:22:00Z">
                    <w:rPr>
                      <w:sz w:val="24"/>
                      <w:szCs w:val="24"/>
                    </w:rPr>
                  </w:rPrChange>
                </w:rPr>
                <w:t xml:space="preserve">of the </w:t>
              </w:r>
            </w:ins>
            <w:ins w:id="165" w:author="Paul Donnell" w:date="2014-12-13T20:22:00Z">
              <w:r w:rsidR="0062408D">
                <w:rPr>
                  <w:szCs w:val="18"/>
                </w:rPr>
                <w:t>IPv4 address is designated by</w:t>
              </w:r>
            </w:ins>
            <w:ins w:id="166" w:author="Paul Donnell" w:date="2014-12-13T20:21:00Z">
              <w:r w:rsidRPr="005369A5">
                <w:rPr>
                  <w:szCs w:val="18"/>
                  <w:rPrChange w:id="167" w:author="Paul Donnell" w:date="2014-12-13T20:22:00Z">
                    <w:rPr>
                      <w:sz w:val="24"/>
                      <w:szCs w:val="24"/>
                    </w:rPr>
                  </w:rPrChange>
                </w:rPr>
                <w:t xml:space="preserve"> all </w:t>
              </w:r>
            </w:ins>
            <w:ins w:id="168" w:author="Paul Donnell" w:date="2014-12-13T20:22:00Z">
              <w:r w:rsidR="0062408D">
                <w:rPr>
                  <w:szCs w:val="18"/>
                </w:rPr>
                <w:t xml:space="preserve">binary </w:t>
              </w:r>
            </w:ins>
            <w:ins w:id="169" w:author="Paul Donnell" w:date="2014-12-13T20:21:00Z">
              <w:r w:rsidRPr="005369A5">
                <w:rPr>
                  <w:szCs w:val="18"/>
                  <w:rPrChange w:id="170" w:author="Paul Donnell" w:date="2014-12-13T20:22:00Z">
                    <w:rPr>
                      <w:sz w:val="24"/>
                      <w:szCs w:val="24"/>
                    </w:rPr>
                  </w:rPrChange>
                </w:rPr>
                <w:t xml:space="preserve">1s in the subnet mask. </w:t>
              </w:r>
            </w:ins>
            <w:ins w:id="171" w:author="Paul Donnell" w:date="2014-12-13T20:23:00Z">
              <w:r w:rsidR="0062408D">
                <w:rPr>
                  <w:szCs w:val="18"/>
                </w:rPr>
                <w:t xml:space="preserve">This network </w:t>
              </w:r>
            </w:ins>
            <w:ins w:id="172" w:author="Paul Donnell" w:date="2014-12-13T20:27:00Z">
              <w:r w:rsidR="0062408D">
                <w:rPr>
                  <w:szCs w:val="18"/>
                </w:rPr>
                <w:t xml:space="preserve">ID </w:t>
              </w:r>
              <w:r w:rsidR="0062408D" w:rsidRPr="0062408D">
                <w:rPr>
                  <w:szCs w:val="18"/>
                </w:rPr>
                <w:t>tells</w:t>
              </w:r>
            </w:ins>
            <w:ins w:id="173" w:author="Paul Donnell" w:date="2014-12-13T20:21:00Z">
              <w:r w:rsidRPr="005369A5">
                <w:rPr>
                  <w:szCs w:val="18"/>
                  <w:rPrChange w:id="174" w:author="Paul Donnell" w:date="2014-12-13T20:22:00Z">
                    <w:rPr>
                      <w:sz w:val="24"/>
                      <w:szCs w:val="24"/>
                    </w:rPr>
                  </w:rPrChange>
                </w:rPr>
                <w:t xml:space="preserve"> devices that a certain part of the IP address cannot be changed</w:t>
              </w:r>
            </w:ins>
            <w:ins w:id="175" w:author="Paul Donnell" w:date="2014-12-13T20:26:00Z">
              <w:r w:rsidR="0062408D">
                <w:rPr>
                  <w:szCs w:val="18"/>
                </w:rPr>
                <w:t xml:space="preserve"> or </w:t>
              </w:r>
              <w:proofErr w:type="spellStart"/>
              <w:r w:rsidR="0062408D">
                <w:rPr>
                  <w:szCs w:val="18"/>
                </w:rPr>
                <w:t>subnetted</w:t>
              </w:r>
            </w:ins>
            <w:proofErr w:type="spellEnd"/>
            <w:ins w:id="176" w:author="Paul Donnell" w:date="2014-12-13T20:21:00Z">
              <w:r w:rsidRPr="005369A5">
                <w:rPr>
                  <w:szCs w:val="18"/>
                  <w:rPrChange w:id="177" w:author="Paul Donnell" w:date="2014-12-13T20:22:00Z">
                    <w:rPr>
                      <w:sz w:val="24"/>
                      <w:szCs w:val="24"/>
                    </w:rPr>
                  </w:rPrChange>
                </w:rPr>
                <w:t xml:space="preserve">. </w:t>
              </w:r>
            </w:ins>
            <w:ins w:id="178" w:author="Paul Donnell" w:date="2014-12-13T20:24:00Z">
              <w:r w:rsidR="0062408D">
                <w:rPr>
                  <w:szCs w:val="18"/>
                </w:rPr>
                <w:t xml:space="preserve"> The network ID </w:t>
              </w:r>
            </w:ins>
            <w:ins w:id="179" w:author="Paul Donnell" w:date="2014-12-13T20:27:00Z">
              <w:r w:rsidR="0062408D">
                <w:rPr>
                  <w:szCs w:val="18"/>
                </w:rPr>
                <w:t xml:space="preserve">is </w:t>
              </w:r>
              <w:r w:rsidR="0062408D" w:rsidRPr="0062408D">
                <w:rPr>
                  <w:szCs w:val="18"/>
                </w:rPr>
                <w:t>like</w:t>
              </w:r>
            </w:ins>
            <w:ins w:id="180" w:author="Paul Donnell" w:date="2014-12-13T20:21:00Z">
              <w:r w:rsidRPr="005369A5">
                <w:rPr>
                  <w:szCs w:val="18"/>
                  <w:rPrChange w:id="181" w:author="Paul Donnell" w:date="2014-12-13T20:22:00Z">
                    <w:rPr>
                      <w:sz w:val="24"/>
                      <w:szCs w:val="24"/>
                    </w:rPr>
                  </w:rPrChange>
                </w:rPr>
                <w:t xml:space="preserve"> a zip code. Everyone in that network will have the same subnet mask</w:t>
              </w:r>
            </w:ins>
            <w:ins w:id="182" w:author="Paul Donnell" w:date="2014-12-13T20:27:00Z">
              <w:r w:rsidR="0062408D">
                <w:rPr>
                  <w:szCs w:val="18"/>
                </w:rPr>
                <w:t xml:space="preserve"> and network ID</w:t>
              </w:r>
            </w:ins>
            <w:ins w:id="183" w:author="Paul Donnell" w:date="2014-12-13T20:21:00Z">
              <w:r w:rsidRPr="005369A5">
                <w:rPr>
                  <w:szCs w:val="18"/>
                  <w:rPrChange w:id="184" w:author="Paul Donnell" w:date="2014-12-13T20:22:00Z">
                    <w:rPr>
                      <w:sz w:val="24"/>
                      <w:szCs w:val="24"/>
                    </w:rPr>
                  </w:rPrChange>
                </w:rPr>
                <w:t>.</w:t>
              </w:r>
            </w:ins>
          </w:p>
          <w:p w:rsidR="00000000" w:rsidRDefault="005369A5">
            <w:pPr>
              <w:pStyle w:val="NoSpacing"/>
              <w:rPr>
                <w:ins w:id="185" w:author="Paul Donnell" w:date="2014-12-13T20:18:00Z"/>
                <w:szCs w:val="18"/>
              </w:rPr>
              <w:pPrChange w:id="186" w:author="Paul Donnell" w:date="2014-12-13T20:30:00Z">
                <w:pPr/>
              </w:pPrChange>
            </w:pPr>
            <w:ins w:id="187" w:author="Paul Donnell" w:date="2014-12-13T20:28:00Z">
              <w:r w:rsidRPr="005369A5">
                <w:rPr>
                  <w:b w:val="0"/>
                  <w:sz w:val="18"/>
                  <w:szCs w:val="18"/>
                  <w:u w:val="none"/>
                  <w:rPrChange w:id="188" w:author="Paul Donnell" w:date="2014-12-13T20:28:00Z">
                    <w:rPr>
                      <w:sz w:val="24"/>
                      <w:szCs w:val="24"/>
                    </w:rPr>
                  </w:rPrChange>
                </w:rPr>
                <w:t xml:space="preserve">The host </w:t>
              </w:r>
              <w:r w:rsidR="0062408D">
                <w:rPr>
                  <w:b w:val="0"/>
                  <w:sz w:val="18"/>
                  <w:szCs w:val="18"/>
                  <w:u w:val="none"/>
                </w:rPr>
                <w:t xml:space="preserve">ID </w:t>
              </w:r>
              <w:r w:rsidRPr="005369A5">
                <w:rPr>
                  <w:b w:val="0"/>
                  <w:sz w:val="18"/>
                  <w:szCs w:val="18"/>
                  <w:u w:val="none"/>
                  <w:rPrChange w:id="189" w:author="Paul Donnell" w:date="2014-12-13T20:28:00Z">
                    <w:rPr>
                      <w:sz w:val="24"/>
                      <w:szCs w:val="24"/>
                    </w:rPr>
                  </w:rPrChange>
                </w:rPr>
                <w:t xml:space="preserve">of the ip address represents the IP host or user device – like your computer. If everyone in the same network has the same network </w:t>
              </w:r>
              <w:r w:rsidR="008D3A12">
                <w:rPr>
                  <w:b w:val="0"/>
                  <w:sz w:val="18"/>
                  <w:szCs w:val="18"/>
                  <w:u w:val="none"/>
                </w:rPr>
                <w:t>ID</w:t>
              </w:r>
              <w:r w:rsidRPr="005369A5">
                <w:rPr>
                  <w:b w:val="0"/>
                  <w:sz w:val="18"/>
                  <w:szCs w:val="18"/>
                  <w:u w:val="none"/>
                  <w:rPrChange w:id="190" w:author="Paul Donnell" w:date="2014-12-13T20:28:00Z">
                    <w:rPr>
                      <w:sz w:val="24"/>
                      <w:szCs w:val="24"/>
                    </w:rPr>
                  </w:rPrChange>
                </w:rPr>
                <w:t xml:space="preserve">, then this is the only way </w:t>
              </w:r>
            </w:ins>
            <w:ins w:id="191" w:author="Paul Donnell" w:date="2014-12-13T20:29:00Z">
              <w:r w:rsidR="008D3A12">
                <w:rPr>
                  <w:b w:val="0"/>
                  <w:sz w:val="18"/>
                  <w:szCs w:val="18"/>
                  <w:u w:val="none"/>
                </w:rPr>
                <w:t>a host can be uniquely identified</w:t>
              </w:r>
            </w:ins>
            <w:ins w:id="192" w:author="Paul Donnell" w:date="2014-12-13T20:28:00Z">
              <w:r w:rsidRPr="005369A5">
                <w:rPr>
                  <w:b w:val="0"/>
                  <w:sz w:val="18"/>
                  <w:szCs w:val="18"/>
                  <w:u w:val="none"/>
                  <w:rPrChange w:id="193" w:author="Paul Donnell" w:date="2014-12-13T20:28:00Z">
                    <w:rPr>
                      <w:sz w:val="24"/>
                      <w:szCs w:val="24"/>
                    </w:rPr>
                  </w:rPrChange>
                </w:rPr>
                <w:t>. The host part is like a social security number – there is only one like it in the universe.</w:t>
              </w:r>
            </w:ins>
            <w:ins w:id="194" w:author="Paul Donnell" w:date="2014-12-13T20:30:00Z">
              <w:r w:rsidR="008D3A12">
                <w:rPr>
                  <w:b w:val="0"/>
                  <w:sz w:val="18"/>
                  <w:szCs w:val="18"/>
                  <w:u w:val="none"/>
                </w:rPr>
                <w:t xml:space="preserve"> </w:t>
              </w:r>
            </w:ins>
            <w:ins w:id="195" w:author="Paul Donnell" w:date="2014-12-13T20:28:00Z">
              <w:r w:rsidRPr="005369A5">
                <w:rPr>
                  <w:b w:val="0"/>
                  <w:sz w:val="18"/>
                  <w:szCs w:val="18"/>
                  <w:u w:val="none"/>
                  <w:rPrChange w:id="196" w:author="Paul Donnell" w:date="2014-12-13T20:28:00Z">
                    <w:rPr>
                      <w:sz w:val="24"/>
                      <w:szCs w:val="24"/>
                    </w:rPr>
                  </w:rPrChange>
                </w:rPr>
                <w:t>The host part of the IP address is identified by zeroes in the subnet mask</w:t>
              </w:r>
              <w:r w:rsidR="008D3A12" w:rsidRPr="008D3A12">
                <w:rPr>
                  <w:b w:val="0"/>
                  <w:sz w:val="18"/>
                  <w:szCs w:val="18"/>
                  <w:u w:val="none"/>
                </w:rPr>
                <w:t xml:space="preserve">. </w:t>
              </w:r>
            </w:ins>
          </w:p>
          <w:p w:rsidR="00AA76CB" w:rsidRPr="008D3A12" w:rsidDel="00DD7F43" w:rsidRDefault="00AA76CB" w:rsidP="00AA76CB">
            <w:pPr>
              <w:rPr>
                <w:del w:id="197" w:author="Paul Donnell" w:date="2014-12-13T20:31:00Z"/>
              </w:rPr>
            </w:pPr>
            <w:del w:id="198" w:author="Paul Donnell" w:date="2014-12-13T20:31:00Z">
              <w:r w:rsidRPr="008D3A12" w:rsidDel="00DD7F43">
                <w:delText>For Classful networks, an IP Address is broken into two sections, a Network ID portion and a Host ID portion. A network mask is a number which specifies what portion of an IP address belongs to the network and what portion belongs to the host.</w:delText>
              </w:r>
            </w:del>
          </w:p>
          <w:p w:rsidR="00AA76CB" w:rsidRDefault="00AA76CB" w:rsidP="00AA76CB">
            <w:pPr>
              <w:rPr>
                <w:ins w:id="199" w:author="Paul Donnell" w:date="2014-12-13T20:34:00Z"/>
              </w:rPr>
            </w:pPr>
            <w:r w:rsidRPr="008D3A12">
              <w:t xml:space="preserve">A network mask </w:t>
            </w:r>
            <w:del w:id="200" w:author="Paul Donnell" w:date="2014-12-13T20:31:00Z">
              <w:r w:rsidRPr="008D3A12" w:rsidDel="00DD7F43">
                <w:delText xml:space="preserve">is </w:delText>
              </w:r>
            </w:del>
            <w:ins w:id="201" w:author="Paul Donnell" w:date="2014-12-13T20:31:00Z">
              <w:r w:rsidR="00DD7F43">
                <w:t>can be</w:t>
              </w:r>
              <w:r w:rsidR="00DD7F43" w:rsidRPr="008D3A12">
                <w:t xml:space="preserve"> </w:t>
              </w:r>
            </w:ins>
            <w:r w:rsidRPr="008D3A12">
              <w:t>written in binary or decimal, using the same format as an IP address.</w:t>
            </w:r>
            <w:ins w:id="202" w:author="Paul Donnell" w:date="2014-12-13T20:32:00Z">
              <w:r w:rsidR="00DD7F43">
                <w:t xml:space="preserve"> Converting the subnet mask to binary will help you calculate which part of </w:t>
              </w:r>
            </w:ins>
            <w:ins w:id="203" w:author="Paul Donnell" w:date="2014-12-13T20:33:00Z">
              <w:r w:rsidR="00DD7F43">
                <w:t>the</w:t>
              </w:r>
            </w:ins>
            <w:ins w:id="204" w:author="Paul Donnell" w:date="2014-12-13T20:32:00Z">
              <w:r w:rsidR="00DD7F43">
                <w:t xml:space="preserve"> accompanying </w:t>
              </w:r>
            </w:ins>
            <w:ins w:id="205" w:author="Paul Donnell" w:date="2014-12-13T20:33:00Z">
              <w:r w:rsidR="00DD7F43">
                <w:t>IPv4 address contains the Network ID and the Host ID.</w:t>
              </w:r>
            </w:ins>
          </w:p>
          <w:p w:rsidR="00DD7F43" w:rsidRPr="00DD7F43" w:rsidRDefault="005369A5" w:rsidP="00DD7F43">
            <w:pPr>
              <w:pStyle w:val="NoSpacing"/>
              <w:rPr>
                <w:ins w:id="206" w:author="Paul Donnell" w:date="2014-12-13T20:35:00Z"/>
                <w:b w:val="0"/>
                <w:sz w:val="20"/>
                <w:szCs w:val="20"/>
                <w:u w:val="none"/>
                <w:rPrChange w:id="207" w:author="Paul Donnell" w:date="2014-12-13T20:35:00Z">
                  <w:rPr>
                    <w:ins w:id="208" w:author="Paul Donnell" w:date="2014-12-13T20:35:00Z"/>
                    <w:sz w:val="24"/>
                    <w:szCs w:val="24"/>
                  </w:rPr>
                </w:rPrChange>
              </w:rPr>
            </w:pPr>
            <w:ins w:id="209" w:author="Paul Donnell" w:date="2014-12-13T20:35:00Z">
              <w:r w:rsidRPr="005369A5">
                <w:rPr>
                  <w:b w:val="0"/>
                  <w:sz w:val="20"/>
                  <w:szCs w:val="20"/>
                  <w:u w:val="none"/>
                  <w:rPrChange w:id="210" w:author="Paul Donnell" w:date="2014-12-13T20:35:00Z">
                    <w:rPr>
                      <w:sz w:val="24"/>
                      <w:szCs w:val="24"/>
                    </w:rPr>
                  </w:rPrChange>
                </w:rPr>
                <w:t xml:space="preserve">Here is an example: </w:t>
              </w:r>
            </w:ins>
          </w:p>
          <w:p w:rsidR="00DD7F43" w:rsidRPr="00DD7F43" w:rsidRDefault="00DD7F43" w:rsidP="00DD7F43">
            <w:pPr>
              <w:pStyle w:val="NoSpacing"/>
              <w:rPr>
                <w:ins w:id="211" w:author="Paul Donnell" w:date="2014-12-13T20:35:00Z"/>
                <w:b w:val="0"/>
                <w:sz w:val="20"/>
                <w:szCs w:val="20"/>
                <w:u w:val="none"/>
                <w:rPrChange w:id="212" w:author="Paul Donnell" w:date="2014-12-13T20:35:00Z">
                  <w:rPr>
                    <w:ins w:id="213" w:author="Paul Donnell" w:date="2014-12-13T20:35:00Z"/>
                    <w:sz w:val="24"/>
                    <w:szCs w:val="24"/>
                  </w:rPr>
                </w:rPrChange>
              </w:rPr>
            </w:pPr>
          </w:p>
          <w:p w:rsidR="00DD7F43" w:rsidRPr="00DD7F43" w:rsidRDefault="005369A5" w:rsidP="00DD7F43">
            <w:pPr>
              <w:pStyle w:val="NoSpacing"/>
              <w:rPr>
                <w:ins w:id="214" w:author="Paul Donnell" w:date="2014-12-13T20:35:00Z"/>
                <w:b w:val="0"/>
                <w:sz w:val="20"/>
                <w:szCs w:val="20"/>
                <w:u w:val="none"/>
                <w:rPrChange w:id="215" w:author="Paul Donnell" w:date="2014-12-13T20:35:00Z">
                  <w:rPr>
                    <w:ins w:id="216" w:author="Paul Donnell" w:date="2014-12-13T20:35:00Z"/>
                    <w:sz w:val="24"/>
                    <w:szCs w:val="24"/>
                  </w:rPr>
                </w:rPrChange>
              </w:rPr>
            </w:pPr>
            <w:ins w:id="217" w:author="Paul Donnell" w:date="2014-12-13T20:35:00Z">
              <w:r w:rsidRPr="005369A5">
                <w:rPr>
                  <w:b w:val="0"/>
                  <w:sz w:val="20"/>
                  <w:szCs w:val="20"/>
                  <w:u w:val="none"/>
                  <w:rPrChange w:id="218" w:author="Paul Donnell" w:date="2014-12-13T20:35:00Z">
                    <w:rPr>
                      <w:sz w:val="24"/>
                      <w:szCs w:val="24"/>
                    </w:rPr>
                  </w:rPrChange>
                </w:rPr>
                <w:t>192.128.4.5 = IP assigned to your computer</w:t>
              </w:r>
            </w:ins>
          </w:p>
          <w:p w:rsidR="00DD7F43" w:rsidRPr="00DD7F43" w:rsidRDefault="005369A5" w:rsidP="00DD7F43">
            <w:pPr>
              <w:pStyle w:val="NoSpacing"/>
              <w:rPr>
                <w:ins w:id="219" w:author="Paul Donnell" w:date="2014-12-13T20:35:00Z"/>
                <w:b w:val="0"/>
                <w:sz w:val="20"/>
                <w:szCs w:val="20"/>
                <w:u w:val="none"/>
                <w:rPrChange w:id="220" w:author="Paul Donnell" w:date="2014-12-13T20:35:00Z">
                  <w:rPr>
                    <w:ins w:id="221" w:author="Paul Donnell" w:date="2014-12-13T20:35:00Z"/>
                    <w:sz w:val="24"/>
                    <w:szCs w:val="24"/>
                  </w:rPr>
                </w:rPrChange>
              </w:rPr>
            </w:pPr>
            <w:ins w:id="222" w:author="Paul Donnell" w:date="2014-12-13T20:35:00Z">
              <w:r w:rsidRPr="005369A5">
                <w:rPr>
                  <w:b w:val="0"/>
                  <w:sz w:val="20"/>
                  <w:szCs w:val="20"/>
                  <w:u w:val="none"/>
                  <w:rPrChange w:id="223" w:author="Paul Donnell" w:date="2014-12-13T20:35:00Z">
                    <w:rPr>
                      <w:sz w:val="24"/>
                      <w:szCs w:val="24"/>
                    </w:rPr>
                  </w:rPrChange>
                </w:rPr>
                <w:t>255.255.255.0 = Subnet mask for the above IP.</w:t>
              </w:r>
            </w:ins>
          </w:p>
          <w:p w:rsidR="00DD7F43" w:rsidRPr="00DD7F43" w:rsidRDefault="005369A5" w:rsidP="00DD7F43">
            <w:pPr>
              <w:pStyle w:val="NoSpacing"/>
              <w:rPr>
                <w:ins w:id="224" w:author="Paul Donnell" w:date="2014-12-13T20:35:00Z"/>
                <w:b w:val="0"/>
                <w:sz w:val="20"/>
                <w:szCs w:val="20"/>
                <w:u w:val="none"/>
                <w:rPrChange w:id="225" w:author="Paul Donnell" w:date="2014-12-13T20:35:00Z">
                  <w:rPr>
                    <w:ins w:id="226" w:author="Paul Donnell" w:date="2014-12-13T20:35:00Z"/>
                    <w:sz w:val="24"/>
                    <w:szCs w:val="24"/>
                  </w:rPr>
                </w:rPrChange>
              </w:rPr>
            </w:pPr>
            <w:ins w:id="227" w:author="Paul Donnell" w:date="2014-12-13T20:35:00Z">
              <w:r w:rsidRPr="005369A5">
                <w:rPr>
                  <w:b w:val="0"/>
                  <w:sz w:val="20"/>
                  <w:szCs w:val="20"/>
                  <w:u w:val="none"/>
                  <w:rPrChange w:id="228" w:author="Paul Donnell" w:date="2014-12-13T20:35:00Z">
                    <w:rPr>
                      <w:sz w:val="24"/>
                      <w:szCs w:val="24"/>
                    </w:rPr>
                  </w:rPrChange>
                </w:rPr>
                <w:t xml:space="preserve"> </w:t>
              </w:r>
            </w:ins>
          </w:p>
          <w:p w:rsidR="00DD7F43" w:rsidRPr="00DD7F43" w:rsidRDefault="005369A5" w:rsidP="00DD7F43">
            <w:pPr>
              <w:pStyle w:val="NoSpacing"/>
              <w:rPr>
                <w:ins w:id="229" w:author="Paul Donnell" w:date="2014-12-13T20:35:00Z"/>
                <w:b w:val="0"/>
                <w:sz w:val="20"/>
                <w:szCs w:val="20"/>
                <w:u w:val="none"/>
                <w:rPrChange w:id="230" w:author="Paul Donnell" w:date="2014-12-13T20:35:00Z">
                  <w:rPr>
                    <w:ins w:id="231" w:author="Paul Donnell" w:date="2014-12-13T20:35:00Z"/>
                    <w:sz w:val="24"/>
                    <w:szCs w:val="24"/>
                  </w:rPr>
                </w:rPrChange>
              </w:rPr>
            </w:pPr>
            <w:ins w:id="232" w:author="Paul Donnell" w:date="2014-12-13T20:35:00Z">
              <w:r w:rsidRPr="005369A5">
                <w:rPr>
                  <w:b w:val="0"/>
                  <w:sz w:val="20"/>
                  <w:szCs w:val="20"/>
                  <w:u w:val="none"/>
                  <w:rPrChange w:id="233" w:author="Paul Donnell" w:date="2014-12-13T20:35:00Z">
                    <w:rPr>
                      <w:sz w:val="24"/>
                      <w:szCs w:val="24"/>
                    </w:rPr>
                  </w:rPrChange>
                </w:rPr>
                <w:t>If I wrote this same information in binary:</w:t>
              </w:r>
            </w:ins>
          </w:p>
          <w:p w:rsidR="00DD7F43" w:rsidRPr="00DD7F43" w:rsidRDefault="005369A5" w:rsidP="00DD7F43">
            <w:pPr>
              <w:pStyle w:val="NoSpacing"/>
              <w:rPr>
                <w:ins w:id="234" w:author="Paul Donnell" w:date="2014-12-13T20:35:00Z"/>
                <w:b w:val="0"/>
                <w:sz w:val="20"/>
                <w:szCs w:val="20"/>
                <w:u w:val="none"/>
                <w:rPrChange w:id="235" w:author="Paul Donnell" w:date="2014-12-13T20:35:00Z">
                  <w:rPr>
                    <w:ins w:id="236" w:author="Paul Donnell" w:date="2014-12-13T20:35:00Z"/>
                    <w:sz w:val="24"/>
                    <w:szCs w:val="24"/>
                  </w:rPr>
                </w:rPrChange>
              </w:rPr>
            </w:pPr>
            <w:ins w:id="237" w:author="Paul Donnell" w:date="2014-12-13T20:35:00Z">
              <w:r w:rsidRPr="005369A5">
                <w:rPr>
                  <w:b w:val="0"/>
                  <w:sz w:val="20"/>
                  <w:szCs w:val="20"/>
                  <w:u w:val="none"/>
                  <w:rPrChange w:id="238" w:author="Paul Donnell" w:date="2014-12-13T20:35:00Z">
                    <w:rPr>
                      <w:sz w:val="24"/>
                      <w:szCs w:val="24"/>
                    </w:rPr>
                  </w:rPrChange>
                </w:rPr>
                <w:t>11000000.10000000.00000100.00000101 = IP assigned to your computer</w:t>
              </w:r>
            </w:ins>
          </w:p>
          <w:p w:rsidR="00DD7F43" w:rsidRPr="00DD7F43" w:rsidRDefault="005369A5" w:rsidP="00DD7F43">
            <w:pPr>
              <w:pStyle w:val="NoSpacing"/>
              <w:rPr>
                <w:ins w:id="239" w:author="Paul Donnell" w:date="2014-12-13T20:35:00Z"/>
                <w:b w:val="0"/>
                <w:sz w:val="20"/>
                <w:szCs w:val="20"/>
                <w:u w:val="none"/>
                <w:rPrChange w:id="240" w:author="Paul Donnell" w:date="2014-12-13T20:35:00Z">
                  <w:rPr>
                    <w:ins w:id="241" w:author="Paul Donnell" w:date="2014-12-13T20:35:00Z"/>
                    <w:sz w:val="24"/>
                    <w:szCs w:val="24"/>
                  </w:rPr>
                </w:rPrChange>
              </w:rPr>
            </w:pPr>
            <w:ins w:id="242" w:author="Paul Donnell" w:date="2014-12-13T20:35:00Z">
              <w:r w:rsidRPr="005369A5">
                <w:rPr>
                  <w:b w:val="0"/>
                  <w:sz w:val="20"/>
                  <w:szCs w:val="20"/>
                  <w:u w:val="none"/>
                  <w:rPrChange w:id="243" w:author="Paul Donnell" w:date="2014-12-13T20:35:00Z">
                    <w:rPr>
                      <w:sz w:val="24"/>
                      <w:szCs w:val="24"/>
                    </w:rPr>
                  </w:rPrChange>
                </w:rPr>
                <w:t>11111111.11111111.11111111.00000000 = subnet mask for the above IP</w:t>
              </w:r>
            </w:ins>
          </w:p>
          <w:p w:rsidR="00DD7F43" w:rsidRPr="00DD7F43" w:rsidRDefault="00DD7F43" w:rsidP="00DD7F43">
            <w:pPr>
              <w:pStyle w:val="NoSpacing"/>
              <w:rPr>
                <w:ins w:id="244" w:author="Paul Donnell" w:date="2014-12-13T20:35:00Z"/>
                <w:b w:val="0"/>
                <w:sz w:val="20"/>
                <w:szCs w:val="20"/>
                <w:u w:val="none"/>
                <w:rPrChange w:id="245" w:author="Paul Donnell" w:date="2014-12-13T20:35:00Z">
                  <w:rPr>
                    <w:ins w:id="246" w:author="Paul Donnell" w:date="2014-12-13T20:35:00Z"/>
                    <w:sz w:val="24"/>
                    <w:szCs w:val="24"/>
                  </w:rPr>
                </w:rPrChange>
              </w:rPr>
            </w:pPr>
          </w:p>
          <w:p w:rsidR="00DD7F43" w:rsidRDefault="001810F6" w:rsidP="00DD7F43">
            <w:pPr>
              <w:pStyle w:val="NoSpacing"/>
              <w:rPr>
                <w:ins w:id="247" w:author="Paul Donnell" w:date="2014-12-13T20:36:00Z"/>
                <w:b w:val="0"/>
                <w:sz w:val="20"/>
                <w:szCs w:val="20"/>
                <w:u w:val="none"/>
              </w:rPr>
            </w:pPr>
            <w:ins w:id="248" w:author="Paul Donnell" w:date="2014-12-13T20:35:00Z">
              <w:r>
                <w:rPr>
                  <w:b w:val="0"/>
                  <w:sz w:val="20"/>
                  <w:szCs w:val="20"/>
                  <w:u w:val="none"/>
                </w:rPr>
                <w:t>T</w:t>
              </w:r>
              <w:r w:rsidR="005369A5" w:rsidRPr="005369A5">
                <w:rPr>
                  <w:b w:val="0"/>
                  <w:sz w:val="20"/>
                  <w:szCs w:val="20"/>
                  <w:u w:val="none"/>
                  <w:rPrChange w:id="249" w:author="Paul Donnell" w:date="2014-12-13T20:35:00Z">
                    <w:rPr>
                      <w:sz w:val="24"/>
                      <w:szCs w:val="24"/>
                    </w:rPr>
                  </w:rPrChange>
                </w:rPr>
                <w:t xml:space="preserve">he bits in first three octets of the subnet </w:t>
              </w:r>
              <w:r>
                <w:rPr>
                  <w:b w:val="0"/>
                  <w:sz w:val="20"/>
                  <w:szCs w:val="20"/>
                  <w:u w:val="none"/>
                </w:rPr>
                <w:t xml:space="preserve">mask </w:t>
              </w:r>
              <w:r w:rsidR="005369A5" w:rsidRPr="005369A5">
                <w:rPr>
                  <w:b w:val="0"/>
                  <w:sz w:val="20"/>
                  <w:szCs w:val="20"/>
                  <w:u w:val="none"/>
                  <w:rPrChange w:id="250" w:author="Paul Donnell" w:date="2014-12-13T20:35:00Z">
                    <w:rPr>
                      <w:sz w:val="24"/>
                      <w:szCs w:val="24"/>
                    </w:rPr>
                  </w:rPrChange>
                </w:rPr>
                <w:t xml:space="preserve">are 1s or turned on. This tells the routers that the first three octets of the IP address are the network </w:t>
              </w:r>
            </w:ins>
            <w:ins w:id="251" w:author="Paul Donnell" w:date="2014-12-13T20:36:00Z">
              <w:r>
                <w:rPr>
                  <w:b w:val="0"/>
                  <w:sz w:val="20"/>
                  <w:szCs w:val="20"/>
                  <w:u w:val="none"/>
                </w:rPr>
                <w:t>ID</w:t>
              </w:r>
            </w:ins>
            <w:ins w:id="252" w:author="Paul Donnell" w:date="2014-12-13T20:35:00Z">
              <w:r w:rsidR="005369A5" w:rsidRPr="005369A5">
                <w:rPr>
                  <w:b w:val="0"/>
                  <w:sz w:val="20"/>
                  <w:szCs w:val="20"/>
                  <w:u w:val="none"/>
                  <w:rPrChange w:id="253" w:author="Paul Donnell" w:date="2014-12-13T20:35:00Z">
                    <w:rPr>
                      <w:sz w:val="24"/>
                      <w:szCs w:val="24"/>
                    </w:rPr>
                  </w:rPrChange>
                </w:rPr>
                <w:t xml:space="preserve"> or zip code. Routers route based on the network part of the address.</w:t>
              </w:r>
            </w:ins>
            <w:ins w:id="254" w:author="Paul Donnell" w:date="2014-12-13T20:37:00Z">
              <w:r>
                <w:rPr>
                  <w:b w:val="0"/>
                  <w:sz w:val="20"/>
                  <w:szCs w:val="20"/>
                  <w:u w:val="none"/>
                </w:rPr>
                <w:t xml:space="preserve"> The network ID is 192.128.4.</w:t>
              </w:r>
            </w:ins>
          </w:p>
          <w:p w:rsidR="001810F6" w:rsidRDefault="001810F6" w:rsidP="00DD7F43">
            <w:pPr>
              <w:pStyle w:val="NoSpacing"/>
              <w:rPr>
                <w:ins w:id="255" w:author="Paul Donnell" w:date="2014-12-13T20:36:00Z"/>
                <w:b w:val="0"/>
                <w:sz w:val="20"/>
                <w:szCs w:val="20"/>
                <w:u w:val="none"/>
              </w:rPr>
            </w:pPr>
          </w:p>
          <w:p w:rsidR="001810F6" w:rsidRPr="001810F6" w:rsidRDefault="001810F6" w:rsidP="001810F6">
            <w:pPr>
              <w:pStyle w:val="NoSpacing"/>
              <w:rPr>
                <w:ins w:id="256" w:author="Paul Donnell" w:date="2014-12-13T20:36:00Z"/>
                <w:b w:val="0"/>
                <w:sz w:val="18"/>
                <w:szCs w:val="18"/>
                <w:u w:val="none"/>
                <w:rPrChange w:id="257" w:author="Paul Donnell" w:date="2014-12-13T20:36:00Z">
                  <w:rPr>
                    <w:ins w:id="258" w:author="Paul Donnell" w:date="2014-12-13T20:36:00Z"/>
                    <w:sz w:val="24"/>
                    <w:szCs w:val="24"/>
                  </w:rPr>
                </w:rPrChange>
              </w:rPr>
            </w:pPr>
            <w:ins w:id="259" w:author="Paul Donnell" w:date="2014-12-13T20:36:00Z">
              <w:r>
                <w:rPr>
                  <w:b w:val="0"/>
                  <w:sz w:val="18"/>
                  <w:szCs w:val="18"/>
                  <w:u w:val="none"/>
                </w:rPr>
                <w:t>The</w:t>
              </w:r>
              <w:r w:rsidR="005369A5" w:rsidRPr="005369A5">
                <w:rPr>
                  <w:b w:val="0"/>
                  <w:sz w:val="18"/>
                  <w:szCs w:val="18"/>
                  <w:u w:val="none"/>
                  <w:rPrChange w:id="260" w:author="Paul Donnell" w:date="2014-12-13T20:36:00Z">
                    <w:rPr>
                      <w:sz w:val="24"/>
                      <w:szCs w:val="24"/>
                    </w:rPr>
                  </w:rPrChange>
                </w:rPr>
                <w:t xml:space="preserve"> last octet of the above subnet mask is all zeroes. This means that the last octet of the IP address is the host address. </w:t>
              </w:r>
            </w:ins>
            <w:ins w:id="261" w:author="Paul Donnell" w:date="2014-12-13T20:37:00Z">
              <w:r>
                <w:rPr>
                  <w:b w:val="0"/>
                  <w:sz w:val="18"/>
                  <w:szCs w:val="18"/>
                  <w:u w:val="none"/>
                </w:rPr>
                <w:t>The Host ID is .5.</w:t>
              </w:r>
            </w:ins>
          </w:p>
          <w:p w:rsidR="001810F6" w:rsidRPr="00DD7F43" w:rsidRDefault="001810F6" w:rsidP="00DD7F43">
            <w:pPr>
              <w:pStyle w:val="NoSpacing"/>
              <w:rPr>
                <w:ins w:id="262" w:author="Paul Donnell" w:date="2014-12-13T20:35:00Z"/>
                <w:b w:val="0"/>
                <w:sz w:val="20"/>
                <w:szCs w:val="20"/>
                <w:u w:val="none"/>
                <w:rPrChange w:id="263" w:author="Paul Donnell" w:date="2014-12-13T20:35:00Z">
                  <w:rPr>
                    <w:ins w:id="264" w:author="Paul Donnell" w:date="2014-12-13T20:35:00Z"/>
                    <w:sz w:val="24"/>
                    <w:szCs w:val="24"/>
                  </w:rPr>
                </w:rPrChange>
              </w:rPr>
            </w:pPr>
          </w:p>
          <w:p w:rsidR="00DD7F43" w:rsidRPr="008D3A12" w:rsidRDefault="008B63C6" w:rsidP="00AA76CB">
            <w:ins w:id="265" w:author="Paul Donnell" w:date="2014-12-13T20:49:00Z">
              <w:r>
                <w:t>The tables below will demonstrate the default subnet masks for each classfull network.</w:t>
              </w:r>
            </w:ins>
          </w:p>
          <w:p w:rsidR="00AA76CB" w:rsidRPr="008D3A12" w:rsidDel="00DD7F43" w:rsidRDefault="00AA76CB" w:rsidP="00AA76CB">
            <w:pPr>
              <w:rPr>
                <w:del w:id="266" w:author="Paul Donnell" w:date="2014-12-13T20:33:00Z"/>
              </w:rPr>
            </w:pPr>
            <w:del w:id="267" w:author="Paul Donnell" w:date="2014-12-13T20:33:00Z">
              <w:r w:rsidRPr="008D3A12" w:rsidDel="00DD7F43">
                <w:delText>Expressing the network mask in binary shows you what portion of the IP address belongs to the Network ID, and what portion belongs to the Host ID.</w:delText>
              </w:r>
            </w:del>
          </w:p>
          <w:p w:rsidR="00AA76CB" w:rsidRPr="008D3A12" w:rsidDel="00DD7F43" w:rsidRDefault="00AA76CB" w:rsidP="00AA76CB">
            <w:pPr>
              <w:rPr>
                <w:del w:id="268" w:author="Paul Donnell" w:date="2014-12-13T20:34:00Z"/>
              </w:rPr>
            </w:pPr>
            <w:del w:id="269" w:author="Paul Donnell" w:date="2014-12-13T20:34:00Z">
              <w:r w:rsidRPr="008D3A12" w:rsidDel="00DD7F43">
                <w:delText>The portion with a value of a one is for the Network ID, while the portion with values of zero belongs to the Host ID. There is a different network mask for classes A, B, and C.</w:delText>
              </w:r>
            </w:del>
          </w:p>
          <w:p w:rsidR="00AA76CB" w:rsidDel="00DD7F43" w:rsidRDefault="00AA76CB" w:rsidP="00AA76CB">
            <w:pPr>
              <w:rPr>
                <w:del w:id="270" w:author="Paul Donnell" w:date="2014-12-13T20:34:00Z"/>
              </w:rPr>
            </w:pPr>
          </w:p>
          <w:p w:rsidR="00AA76CB" w:rsidRPr="00FF5C6C" w:rsidRDefault="00AA76CB" w:rsidP="00AA76CB">
            <w:pPr>
              <w:rPr>
                <w:b/>
              </w:rPr>
            </w:pPr>
            <w:r w:rsidRPr="00FF5C6C">
              <w:rPr>
                <w:b/>
              </w:rPr>
              <w:t>Class A</w:t>
            </w:r>
          </w:p>
          <w:p w:rsidR="00AA76CB" w:rsidRDefault="00AA76CB" w:rsidP="00AA76CB">
            <w:r>
              <w:rPr>
                <w:noProof/>
              </w:rPr>
              <w:drawing>
                <wp:inline distT="0" distB="0" distL="0" distR="0">
                  <wp:extent cx="4847590" cy="986155"/>
                  <wp:effectExtent l="19050" t="0" r="0" b="0"/>
                  <wp:docPr id="1" name="Picture 0" descr="Class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A.png"/>
                          <pic:cNvPicPr/>
                        </pic:nvPicPr>
                        <pic:blipFill>
                          <a:blip r:embed="rId11" cstate="print"/>
                          <a:stretch>
                            <a:fillRect/>
                          </a:stretch>
                        </pic:blipFill>
                        <pic:spPr>
                          <a:xfrm>
                            <a:off x="0" y="0"/>
                            <a:ext cx="4847590" cy="986155"/>
                          </a:xfrm>
                          <a:prstGeom prst="rect">
                            <a:avLst/>
                          </a:prstGeom>
                        </pic:spPr>
                      </pic:pic>
                    </a:graphicData>
                  </a:graphic>
                </wp:inline>
              </w:drawing>
            </w:r>
          </w:p>
          <w:p w:rsidR="00AA76CB" w:rsidRDefault="00AA76CB" w:rsidP="00AA76CB">
            <w:del w:id="271" w:author="Paul Donnell" w:date="2014-12-13T20:49:00Z">
              <w:r w:rsidDel="008B63C6">
                <w:delText xml:space="preserve">This </w:delText>
              </w:r>
            </w:del>
            <w:ins w:id="272" w:author="Paul Donnell" w:date="2014-12-13T20:49:00Z">
              <w:r w:rsidR="008B63C6">
                <w:t xml:space="preserve">The </w:t>
              </w:r>
            </w:ins>
            <w:r>
              <w:t>table</w:t>
            </w:r>
            <w:ins w:id="273" w:author="Paul Donnell" w:date="2014-12-13T20:34:00Z">
              <w:r w:rsidR="00DD7F43">
                <w:t xml:space="preserve"> above</w:t>
              </w:r>
            </w:ins>
            <w:r>
              <w:t xml:space="preserve"> </w:t>
            </w:r>
            <w:del w:id="274" w:author="Paul Donnell" w:date="2014-12-13T20:47:00Z">
              <w:r w:rsidDel="008B63C6">
                <w:delText xml:space="preserve">shows how </w:delText>
              </w:r>
            </w:del>
            <w:del w:id="275" w:author="Paul Donnell" w:date="2014-12-13T20:46:00Z">
              <w:r w:rsidDel="008B63C6">
                <w:delText>the</w:delText>
              </w:r>
            </w:del>
            <w:del w:id="276" w:author="Paul Donnell" w:date="2014-12-13T20:47:00Z">
              <w:r w:rsidDel="008B63C6">
                <w:delText xml:space="preserve"> </w:delText>
              </w:r>
            </w:del>
            <w:del w:id="277" w:author="Paul Donnell" w:date="2014-12-13T20:46:00Z">
              <w:r w:rsidDel="008B63C6">
                <w:delText>IP address</w:delText>
              </w:r>
            </w:del>
            <w:del w:id="278" w:author="Paul Donnell" w:date="2014-12-13T20:47:00Z">
              <w:r w:rsidDel="008B63C6">
                <w:delText xml:space="preserve"> is broken up for Class A networks.</w:delText>
              </w:r>
            </w:del>
            <w:ins w:id="279" w:author="Paul Donnell" w:date="2014-12-13T20:47:00Z">
              <w:r w:rsidR="008B63C6">
                <w:t xml:space="preserve">shows the default subnet </w:t>
              </w:r>
              <w:proofErr w:type="gramStart"/>
              <w:r w:rsidR="008B63C6">
                <w:t>mask ,</w:t>
              </w:r>
              <w:proofErr w:type="gramEnd"/>
              <w:r w:rsidR="008B63C6">
                <w:t xml:space="preserve"> in binary, for a Class A network.</w:t>
              </w:r>
            </w:ins>
          </w:p>
          <w:p w:rsidR="00AA76CB" w:rsidRDefault="00AA76CB" w:rsidP="00AA76CB">
            <w:r>
              <w:t xml:space="preserve">The decimal value in the first octet of the IP address is used to identify the network ID, while the values in the remaining octets are for the host IDs. When you add the decimal values for all positions that are turned on it shows that the </w:t>
            </w:r>
            <w:del w:id="280" w:author="Paul Donnell" w:date="2014-12-13T20:48:00Z">
              <w:r w:rsidDel="008B63C6">
                <w:delText xml:space="preserve">network </w:delText>
              </w:r>
            </w:del>
            <w:ins w:id="281" w:author="Paul Donnell" w:date="2014-12-13T20:48:00Z">
              <w:r w:rsidR="008B63C6">
                <w:t xml:space="preserve">subnet </w:t>
              </w:r>
            </w:ins>
            <w:r>
              <w:t>mask for Class A networks is 255.0.0.0.</w:t>
            </w:r>
          </w:p>
          <w:p w:rsidR="00AA76CB" w:rsidDel="00B0248E" w:rsidRDefault="00AA76CB" w:rsidP="00AA76CB">
            <w:pPr>
              <w:rPr>
                <w:del w:id="282" w:author="Paul Donnell" w:date="2014-12-13T20:49:00Z"/>
              </w:rPr>
            </w:pPr>
            <w:del w:id="283" w:author="Paul Donnell" w:date="2014-12-13T20:49:00Z">
              <w:r w:rsidDel="00B0248E">
                <w:delText>There are 128 Class A networks and 16,777,216 Host IDs per network.</w:delText>
              </w:r>
            </w:del>
          </w:p>
          <w:p w:rsidR="00AA76CB" w:rsidRDefault="00AA76CB" w:rsidP="00AA76CB"/>
          <w:p w:rsidR="00AA76CB" w:rsidRPr="00FF5C6C" w:rsidRDefault="00AA76CB" w:rsidP="00AA76CB">
            <w:pPr>
              <w:rPr>
                <w:b/>
              </w:rPr>
            </w:pPr>
            <w:r w:rsidRPr="00FF5C6C">
              <w:rPr>
                <w:b/>
              </w:rPr>
              <w:t>Class B</w:t>
            </w:r>
          </w:p>
          <w:p w:rsidR="00AA76CB" w:rsidRDefault="00AA76CB" w:rsidP="00AA76CB">
            <w:r>
              <w:rPr>
                <w:noProof/>
              </w:rPr>
              <w:lastRenderedPageBreak/>
              <w:drawing>
                <wp:inline distT="0" distB="0" distL="0" distR="0">
                  <wp:extent cx="4847590" cy="929640"/>
                  <wp:effectExtent l="19050" t="0" r="0" b="0"/>
                  <wp:docPr id="2" name="Picture 1" descr="Class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B.png"/>
                          <pic:cNvPicPr/>
                        </pic:nvPicPr>
                        <pic:blipFill>
                          <a:blip r:embed="rId12" cstate="print"/>
                          <a:stretch>
                            <a:fillRect/>
                          </a:stretch>
                        </pic:blipFill>
                        <pic:spPr>
                          <a:xfrm>
                            <a:off x="0" y="0"/>
                            <a:ext cx="4847590" cy="929640"/>
                          </a:xfrm>
                          <a:prstGeom prst="rect">
                            <a:avLst/>
                          </a:prstGeom>
                        </pic:spPr>
                      </pic:pic>
                    </a:graphicData>
                  </a:graphic>
                </wp:inline>
              </w:drawing>
            </w:r>
          </w:p>
          <w:p w:rsidR="00AA76CB" w:rsidDel="00B0248E" w:rsidRDefault="00B0248E" w:rsidP="00AA76CB">
            <w:pPr>
              <w:rPr>
                <w:del w:id="284" w:author="Paul Donnell" w:date="2014-12-13T20:50:00Z"/>
              </w:rPr>
            </w:pPr>
            <w:ins w:id="285" w:author="Paul Donnell" w:date="2014-12-13T20:50:00Z">
              <w:r>
                <w:t>The table above shows the default subnet mask , in binary, for a Class B network</w:t>
              </w:r>
              <w:r w:rsidDel="00B0248E">
                <w:t xml:space="preserve"> </w:t>
              </w:r>
            </w:ins>
            <w:del w:id="286" w:author="Paul Donnell" w:date="2014-12-13T20:50:00Z">
              <w:r w:rsidR="00AA76CB" w:rsidDel="00B0248E">
                <w:delText>This table shows how the IP address is broken up for Class B networks. In Class B, the first two octets identify the network ID and the last two identify the Host ID.</w:delText>
              </w:r>
            </w:del>
          </w:p>
          <w:p w:rsidR="00B0248E" w:rsidRDefault="00B0248E" w:rsidP="00AA76CB">
            <w:pPr>
              <w:rPr>
                <w:ins w:id="287" w:author="Paul Donnell" w:date="2014-12-13T20:50:00Z"/>
              </w:rPr>
            </w:pPr>
          </w:p>
          <w:p w:rsidR="00AA76CB" w:rsidRDefault="00AA76CB" w:rsidP="00AA76CB">
            <w:r>
              <w:t>When you add the decimal values for all positions that are turned on it shows that the network mask for Class B networks is 255.255.0.0.</w:t>
            </w:r>
          </w:p>
          <w:p w:rsidR="00AA76CB" w:rsidDel="00B0248E" w:rsidRDefault="00AA76CB" w:rsidP="00AA76CB">
            <w:pPr>
              <w:rPr>
                <w:del w:id="288" w:author="Paul Donnell" w:date="2014-12-13T20:50:00Z"/>
              </w:rPr>
            </w:pPr>
            <w:del w:id="289" w:author="Paul Donnell" w:date="2014-12-13T20:50:00Z">
              <w:r w:rsidDel="00B0248E">
                <w:delText>There are 2,097,152 Class C networks and there are 256 host IDs available per network.</w:delText>
              </w:r>
            </w:del>
          </w:p>
          <w:p w:rsidR="00AA76CB" w:rsidRDefault="00AA76CB" w:rsidP="00AA76CB"/>
          <w:p w:rsidR="00AA76CB" w:rsidRPr="00FF5C6C" w:rsidRDefault="00AA76CB" w:rsidP="00AA76CB">
            <w:pPr>
              <w:rPr>
                <w:b/>
              </w:rPr>
            </w:pPr>
            <w:r w:rsidRPr="00FF5C6C">
              <w:rPr>
                <w:b/>
              </w:rPr>
              <w:t>Class C</w:t>
            </w:r>
          </w:p>
          <w:p w:rsidR="00AA76CB" w:rsidRDefault="00AA76CB" w:rsidP="00AA76CB">
            <w:r>
              <w:rPr>
                <w:noProof/>
              </w:rPr>
              <w:drawing>
                <wp:inline distT="0" distB="0" distL="0" distR="0">
                  <wp:extent cx="4847590" cy="878840"/>
                  <wp:effectExtent l="19050" t="0" r="0" b="0"/>
                  <wp:docPr id="3" name="Picture 4" descr="Class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C.png"/>
                          <pic:cNvPicPr/>
                        </pic:nvPicPr>
                        <pic:blipFill>
                          <a:blip r:embed="rId13" cstate="print"/>
                          <a:stretch>
                            <a:fillRect/>
                          </a:stretch>
                        </pic:blipFill>
                        <pic:spPr>
                          <a:xfrm>
                            <a:off x="0" y="0"/>
                            <a:ext cx="4847590" cy="878840"/>
                          </a:xfrm>
                          <a:prstGeom prst="rect">
                            <a:avLst/>
                          </a:prstGeom>
                        </pic:spPr>
                      </pic:pic>
                    </a:graphicData>
                  </a:graphic>
                </wp:inline>
              </w:drawing>
            </w:r>
          </w:p>
          <w:p w:rsidR="00B0248E" w:rsidRDefault="00B0248E" w:rsidP="00B0248E">
            <w:pPr>
              <w:rPr>
                <w:ins w:id="290" w:author="Paul Donnell" w:date="2014-12-13T20:50:00Z"/>
              </w:rPr>
            </w:pPr>
            <w:ins w:id="291" w:author="Paul Donnell" w:date="2014-12-13T20:50:00Z">
              <w:r>
                <w:t>The table above shows the default subnet mask , in binary, for a Class C network</w:t>
              </w:r>
              <w:r w:rsidDel="00B0248E">
                <w:t xml:space="preserve"> </w:t>
              </w:r>
            </w:ins>
          </w:p>
          <w:p w:rsidR="00AA76CB" w:rsidDel="00B0248E" w:rsidRDefault="00AA76CB" w:rsidP="00AA76CB">
            <w:pPr>
              <w:rPr>
                <w:del w:id="292" w:author="Paul Donnell" w:date="2014-12-13T20:50:00Z"/>
              </w:rPr>
            </w:pPr>
            <w:del w:id="293" w:author="Paul Donnell" w:date="2014-12-13T20:50:00Z">
              <w:r w:rsidDel="00B0248E">
                <w:delText xml:space="preserve">This table shows how the IP address is broken up for Class C networks. In Class C, the first three octets identify the network ID and the last </w:delText>
              </w:r>
              <w:r w:rsidR="00D83F18" w:rsidDel="00B0248E">
                <w:delText>octet</w:delText>
              </w:r>
              <w:r w:rsidDel="00B0248E">
                <w:delText xml:space="preserve"> identifies the Host ID.</w:delText>
              </w:r>
            </w:del>
          </w:p>
          <w:p w:rsidR="00AA76CB" w:rsidRDefault="00AA76CB" w:rsidP="00AA76CB">
            <w:r>
              <w:t>When you add the decimal values for all positions that are turned on it shows that the network mask for Class C networks is 255.255.255.0.</w:t>
            </w:r>
          </w:p>
          <w:p w:rsidR="000B0462" w:rsidRDefault="000B0462" w:rsidP="000B0462">
            <w:pPr>
              <w:rPr>
                <w:ins w:id="294" w:author="Paul Donnell" w:date="2014-12-13T20:51:00Z"/>
              </w:rPr>
            </w:pPr>
            <w:ins w:id="295" w:author="Paul Donnell" w:date="2014-12-13T20:51:00Z">
              <w:r>
                <w:t xml:space="preserve">Let us apply this new knowledge by classfull network, Remember that only the first octet of an IPv4 address designates the IPv4 address class. We need to know this in order to correctly determine how many hosts and networks we can make with the given IPv4 address. We would not want to try to make 300 subnet networks with a class A address –it can only make a </w:t>
              </w:r>
              <w:proofErr w:type="gramStart"/>
              <w:r>
                <w:t>maximum  of</w:t>
              </w:r>
              <w:proofErr w:type="gramEnd"/>
              <w:r>
                <w:t xml:space="preserve"> 126.</w:t>
              </w:r>
            </w:ins>
          </w:p>
          <w:p w:rsidR="00AA76CB" w:rsidDel="000B0462" w:rsidRDefault="00AA76CB" w:rsidP="00AA76CB">
            <w:pPr>
              <w:rPr>
                <w:del w:id="296" w:author="Paul Donnell" w:date="2014-12-13T20:51:00Z"/>
              </w:rPr>
            </w:pPr>
            <w:del w:id="297" w:author="Paul Donnell" w:date="2014-12-13T20:51:00Z">
              <w:r w:rsidDel="000B0462">
                <w:delText>There are 2,097,152 Class C networks and there are 256 host IDs available per network.</w:delText>
              </w:r>
            </w:del>
          </w:p>
          <w:p w:rsidR="00AA76CB" w:rsidDel="000B0462" w:rsidRDefault="00AA76CB" w:rsidP="00AA76CB">
            <w:pPr>
              <w:pStyle w:val="Heading4"/>
              <w:rPr>
                <w:del w:id="298" w:author="Paul Donnell" w:date="2014-12-13T20:52:00Z"/>
                <w:b w:val="0"/>
                <w:bCs w:val="0"/>
                <w:szCs w:val="20"/>
              </w:rPr>
            </w:pPr>
          </w:p>
          <w:p w:rsidR="00AA76CB" w:rsidRDefault="00AA76CB" w:rsidP="00AA76CB">
            <w:pPr>
              <w:pStyle w:val="Heading4"/>
              <w:rPr>
                <w:ins w:id="299" w:author="Paul Donnell" w:date="2014-12-13T20:52:00Z"/>
                <w:b w:val="0"/>
                <w:bCs w:val="0"/>
                <w:szCs w:val="20"/>
              </w:rPr>
            </w:pPr>
            <w:del w:id="300" w:author="Paul Donnell" w:date="2014-12-13T20:52:00Z">
              <w:r w:rsidRPr="00D634FB" w:rsidDel="000B0462">
                <w:rPr>
                  <w:b w:val="0"/>
                  <w:bCs w:val="0"/>
                  <w:szCs w:val="20"/>
                </w:rPr>
                <w:delText>Let’s r</w:delText>
              </w:r>
            </w:del>
            <w:ins w:id="301" w:author="Paul Donnell" w:date="2014-12-13T20:52:00Z">
              <w:r w:rsidR="000B0462">
                <w:rPr>
                  <w:b w:val="0"/>
                  <w:bCs w:val="0"/>
                  <w:szCs w:val="20"/>
                </w:rPr>
                <w:t>R</w:t>
              </w:r>
            </w:ins>
            <w:r w:rsidRPr="00D634FB">
              <w:rPr>
                <w:b w:val="0"/>
                <w:bCs w:val="0"/>
                <w:szCs w:val="20"/>
              </w:rPr>
              <w:t xml:space="preserve">eturn to </w:t>
            </w:r>
            <w:r>
              <w:rPr>
                <w:b w:val="0"/>
                <w:bCs w:val="0"/>
                <w:szCs w:val="20"/>
              </w:rPr>
              <w:t xml:space="preserve">the </w:t>
            </w:r>
            <w:proofErr w:type="gramStart"/>
            <w:r>
              <w:rPr>
                <w:b w:val="0"/>
                <w:bCs w:val="0"/>
                <w:szCs w:val="20"/>
              </w:rPr>
              <w:t>example</w:t>
            </w:r>
            <w:ins w:id="302" w:author="Paul Donnell" w:date="2014-12-13T20:59:00Z">
              <w:r w:rsidR="00EE6181">
                <w:rPr>
                  <w:b w:val="0"/>
                  <w:bCs w:val="0"/>
                  <w:szCs w:val="20"/>
                </w:rPr>
                <w:t xml:space="preserve"> </w:t>
              </w:r>
            </w:ins>
            <w:r w:rsidRPr="00D634FB">
              <w:rPr>
                <w:b w:val="0"/>
                <w:bCs w:val="0"/>
                <w:szCs w:val="20"/>
              </w:rPr>
              <w:t xml:space="preserve"> IP</w:t>
            </w:r>
            <w:proofErr w:type="gramEnd"/>
            <w:r w:rsidRPr="00D634FB">
              <w:rPr>
                <w:b w:val="0"/>
                <w:bCs w:val="0"/>
                <w:szCs w:val="20"/>
              </w:rPr>
              <w:t xml:space="preserve"> address 195.225.10.231, which is a Class C network. Recall the network mask for Class C is 255.255.255.0. </w:t>
            </w:r>
            <w:r w:rsidR="00D83F18" w:rsidRPr="00D634FB">
              <w:rPr>
                <w:b w:val="0"/>
                <w:bCs w:val="0"/>
                <w:szCs w:val="20"/>
              </w:rPr>
              <w:t>Writing the network mask in binary and stacking them</w:t>
            </w:r>
            <w:r w:rsidR="00D83F18">
              <w:rPr>
                <w:b w:val="0"/>
                <w:bCs w:val="0"/>
                <w:szCs w:val="20"/>
              </w:rPr>
              <w:t>,</w:t>
            </w:r>
            <w:r w:rsidR="00D83F18" w:rsidRPr="00D634FB">
              <w:rPr>
                <w:b w:val="0"/>
                <w:bCs w:val="0"/>
                <w:szCs w:val="20"/>
              </w:rPr>
              <w:t xml:space="preserve"> </w:t>
            </w:r>
            <w:r w:rsidR="00D83F18">
              <w:rPr>
                <w:b w:val="0"/>
                <w:bCs w:val="0"/>
                <w:szCs w:val="20"/>
              </w:rPr>
              <w:t>displays</w:t>
            </w:r>
            <w:r w:rsidR="00D83F18" w:rsidRPr="00D634FB">
              <w:rPr>
                <w:b w:val="0"/>
                <w:bCs w:val="0"/>
                <w:szCs w:val="20"/>
              </w:rPr>
              <w:t xml:space="preserve"> how the Network and Host IDs are allocated.</w:t>
            </w:r>
          </w:p>
          <w:p w:rsidR="000B0462" w:rsidRPr="000B0462" w:rsidRDefault="005369A5" w:rsidP="000B0462">
            <w:pPr>
              <w:pStyle w:val="NoSpacing"/>
              <w:rPr>
                <w:ins w:id="303" w:author="Paul Donnell" w:date="2014-12-13T20:52:00Z"/>
                <w:b w:val="0"/>
                <w:sz w:val="18"/>
                <w:szCs w:val="18"/>
                <w:u w:val="none"/>
                <w:rPrChange w:id="304" w:author="Paul Donnell" w:date="2014-12-13T20:53:00Z">
                  <w:rPr>
                    <w:ins w:id="305" w:author="Paul Donnell" w:date="2014-12-13T20:52:00Z"/>
                    <w:sz w:val="24"/>
                    <w:szCs w:val="24"/>
                  </w:rPr>
                </w:rPrChange>
              </w:rPr>
            </w:pPr>
            <w:ins w:id="306" w:author="Paul Donnell" w:date="2014-12-13T20:52:00Z">
              <w:r w:rsidRPr="005369A5">
                <w:rPr>
                  <w:b w:val="0"/>
                  <w:sz w:val="18"/>
                  <w:szCs w:val="18"/>
                  <w:u w:val="none"/>
                  <w:rPrChange w:id="307" w:author="Paul Donnell" w:date="2014-12-13T20:53:00Z">
                    <w:rPr>
                      <w:sz w:val="24"/>
                      <w:szCs w:val="24"/>
                    </w:rPr>
                  </w:rPrChange>
                </w:rPr>
                <w:t>If I wrote this same information in binary:</w:t>
              </w:r>
            </w:ins>
          </w:p>
          <w:p w:rsidR="000B0462" w:rsidRPr="000B0462" w:rsidRDefault="000B0462" w:rsidP="000B0462">
            <w:pPr>
              <w:pStyle w:val="NoSpacing"/>
              <w:rPr>
                <w:ins w:id="308" w:author="Paul Donnell" w:date="2014-12-13T20:52:00Z"/>
                <w:b w:val="0"/>
                <w:sz w:val="18"/>
                <w:szCs w:val="18"/>
                <w:u w:val="none"/>
                <w:rPrChange w:id="309" w:author="Paul Donnell" w:date="2014-12-13T20:53:00Z">
                  <w:rPr>
                    <w:ins w:id="310" w:author="Paul Donnell" w:date="2014-12-13T20:52:00Z"/>
                    <w:sz w:val="24"/>
                    <w:szCs w:val="24"/>
                  </w:rPr>
                </w:rPrChange>
              </w:rPr>
            </w:pPr>
            <w:ins w:id="311" w:author="Paul Donnell" w:date="2014-12-13T20:52:00Z">
              <w:r w:rsidRPr="000B0462">
                <w:rPr>
                  <w:b w:val="0"/>
                  <w:sz w:val="18"/>
                  <w:szCs w:val="18"/>
                  <w:u w:val="none"/>
                </w:rPr>
                <w:t>110000</w:t>
              </w:r>
            </w:ins>
            <w:ins w:id="312" w:author="Paul Donnell" w:date="2014-12-13T20:57:00Z">
              <w:r>
                <w:rPr>
                  <w:b w:val="0"/>
                  <w:sz w:val="18"/>
                  <w:szCs w:val="18"/>
                  <w:u w:val="none"/>
                </w:rPr>
                <w:t>11</w:t>
              </w:r>
            </w:ins>
            <w:ins w:id="313" w:author="Paul Donnell" w:date="2014-12-13T20:52:00Z">
              <w:r w:rsidR="005369A5" w:rsidRPr="005369A5">
                <w:rPr>
                  <w:b w:val="0"/>
                  <w:sz w:val="18"/>
                  <w:szCs w:val="18"/>
                  <w:u w:val="none"/>
                  <w:rPrChange w:id="314" w:author="Paul Donnell" w:date="2014-12-13T20:53:00Z">
                    <w:rPr>
                      <w:sz w:val="24"/>
                      <w:szCs w:val="24"/>
                    </w:rPr>
                  </w:rPrChange>
                </w:rPr>
                <w:t>.</w:t>
              </w:r>
            </w:ins>
            <w:ins w:id="315" w:author="Paul Donnell" w:date="2014-12-13T20:57:00Z">
              <w:r>
                <w:rPr>
                  <w:b w:val="0"/>
                  <w:sz w:val="18"/>
                  <w:szCs w:val="18"/>
                  <w:u w:val="none"/>
                </w:rPr>
                <w:t>11100001</w:t>
              </w:r>
            </w:ins>
            <w:ins w:id="316" w:author="Paul Donnell" w:date="2014-12-13T20:58:00Z">
              <w:r>
                <w:rPr>
                  <w:b w:val="0"/>
                  <w:sz w:val="18"/>
                  <w:szCs w:val="18"/>
                  <w:u w:val="none"/>
                </w:rPr>
                <w:t>00001010</w:t>
              </w:r>
            </w:ins>
            <w:ins w:id="317" w:author="Paul Donnell" w:date="2014-12-13T20:52:00Z">
              <w:r w:rsidR="005369A5" w:rsidRPr="005369A5">
                <w:rPr>
                  <w:b w:val="0"/>
                  <w:sz w:val="18"/>
                  <w:szCs w:val="18"/>
                  <w:u w:val="none"/>
                  <w:rPrChange w:id="318" w:author="Paul Donnell" w:date="2014-12-13T20:53:00Z">
                    <w:rPr>
                      <w:sz w:val="24"/>
                      <w:szCs w:val="24"/>
                    </w:rPr>
                  </w:rPrChange>
                </w:rPr>
                <w:t>.</w:t>
              </w:r>
              <w:r w:rsidRPr="000B0462">
                <w:rPr>
                  <w:b w:val="0"/>
                  <w:sz w:val="18"/>
                  <w:szCs w:val="18"/>
                  <w:u w:val="none"/>
                </w:rPr>
                <w:t>.</w:t>
              </w:r>
            </w:ins>
            <w:ins w:id="319" w:author="Paul Donnell" w:date="2014-12-13T20:58:00Z">
              <w:r>
                <w:rPr>
                  <w:b w:val="0"/>
                  <w:sz w:val="18"/>
                  <w:szCs w:val="18"/>
                  <w:u w:val="none"/>
                </w:rPr>
                <w:t>11100111</w:t>
              </w:r>
            </w:ins>
            <w:ins w:id="320" w:author="Paul Donnell" w:date="2014-12-13T20:52:00Z">
              <w:r w:rsidR="005369A5" w:rsidRPr="005369A5">
                <w:rPr>
                  <w:b w:val="0"/>
                  <w:sz w:val="18"/>
                  <w:szCs w:val="18"/>
                  <w:u w:val="none"/>
                  <w:rPrChange w:id="321" w:author="Paul Donnell" w:date="2014-12-13T20:53:00Z">
                    <w:rPr>
                      <w:sz w:val="24"/>
                      <w:szCs w:val="24"/>
                    </w:rPr>
                  </w:rPrChange>
                </w:rPr>
                <w:t xml:space="preserve"> = IP assigned to your computer</w:t>
              </w:r>
            </w:ins>
          </w:p>
          <w:p w:rsidR="000B0462" w:rsidRPr="000B0462" w:rsidRDefault="005369A5" w:rsidP="000B0462">
            <w:pPr>
              <w:pStyle w:val="NoSpacing"/>
              <w:rPr>
                <w:ins w:id="322" w:author="Paul Donnell" w:date="2014-12-13T20:52:00Z"/>
                <w:b w:val="0"/>
                <w:sz w:val="18"/>
                <w:szCs w:val="18"/>
                <w:u w:val="none"/>
                <w:rPrChange w:id="323" w:author="Paul Donnell" w:date="2014-12-13T20:53:00Z">
                  <w:rPr>
                    <w:ins w:id="324" w:author="Paul Donnell" w:date="2014-12-13T20:52:00Z"/>
                    <w:sz w:val="24"/>
                    <w:szCs w:val="24"/>
                  </w:rPr>
                </w:rPrChange>
              </w:rPr>
            </w:pPr>
            <w:ins w:id="325" w:author="Paul Donnell" w:date="2014-12-13T20:52:00Z">
              <w:r w:rsidRPr="005369A5">
                <w:rPr>
                  <w:b w:val="0"/>
                  <w:sz w:val="18"/>
                  <w:szCs w:val="18"/>
                  <w:u w:val="none"/>
                  <w:rPrChange w:id="326" w:author="Paul Donnell" w:date="2014-12-13T20:53:00Z">
                    <w:rPr>
                      <w:sz w:val="24"/>
                      <w:szCs w:val="24"/>
                    </w:rPr>
                  </w:rPrChange>
                </w:rPr>
                <w:t>11111111.11111111.11111111.00000000 = subnet mask for the above IP</w:t>
              </w:r>
            </w:ins>
          </w:p>
          <w:p w:rsidR="00000000" w:rsidRDefault="0059683B">
            <w:pPr>
              <w:rPr>
                <w:del w:id="327" w:author="Paul Donnell" w:date="2014-12-13T20:58:00Z"/>
              </w:rPr>
              <w:pPrChange w:id="328" w:author="Paul Donnell" w:date="2014-12-13T20:52:00Z">
                <w:pPr>
                  <w:pStyle w:val="Heading4"/>
                </w:pPr>
              </w:pPrChange>
            </w:pPr>
          </w:p>
          <w:p w:rsidR="00AA76CB" w:rsidRPr="00D634FB" w:rsidRDefault="00AA76CB" w:rsidP="00AA76CB">
            <w:pPr>
              <w:pStyle w:val="Heading4"/>
              <w:rPr>
                <w:b w:val="0"/>
                <w:bCs w:val="0"/>
                <w:szCs w:val="20"/>
              </w:rPr>
            </w:pPr>
            <w:r w:rsidRPr="00D634FB">
              <w:rPr>
                <w:b w:val="0"/>
                <w:bCs w:val="0"/>
                <w:szCs w:val="20"/>
              </w:rPr>
              <w:t xml:space="preserve">To find the network ID, </w:t>
            </w:r>
            <w:del w:id="329" w:author="Paul Donnell" w:date="2014-12-13T21:00:00Z">
              <w:r w:rsidRPr="00D634FB" w:rsidDel="0083462F">
                <w:rPr>
                  <w:b w:val="0"/>
                  <w:bCs w:val="0"/>
                  <w:szCs w:val="20"/>
                </w:rPr>
                <w:delText xml:space="preserve">the total of </w:delText>
              </w:r>
            </w:del>
            <w:r w:rsidRPr="00D634FB">
              <w:rPr>
                <w:b w:val="0"/>
                <w:bCs w:val="0"/>
                <w:szCs w:val="20"/>
              </w:rPr>
              <w:t xml:space="preserve">the </w:t>
            </w:r>
            <w:del w:id="330" w:author="Paul Donnell" w:date="2014-12-13T21:00:00Z">
              <w:r w:rsidRPr="00D634FB" w:rsidDel="0083462F">
                <w:rPr>
                  <w:b w:val="0"/>
                  <w:bCs w:val="0"/>
                  <w:szCs w:val="20"/>
                </w:rPr>
                <w:delText xml:space="preserve">values </w:delText>
              </w:r>
            </w:del>
            <w:ins w:id="331" w:author="Paul Donnell" w:date="2014-12-13T21:00:00Z">
              <w:r w:rsidR="0083462F">
                <w:rPr>
                  <w:b w:val="0"/>
                  <w:bCs w:val="0"/>
                  <w:szCs w:val="20"/>
                </w:rPr>
                <w:t xml:space="preserve">bits </w:t>
              </w:r>
            </w:ins>
            <w:r w:rsidRPr="00D634FB">
              <w:rPr>
                <w:b w:val="0"/>
                <w:bCs w:val="0"/>
                <w:szCs w:val="20"/>
              </w:rPr>
              <w:t xml:space="preserve">in the IP address </w:t>
            </w:r>
            <w:del w:id="332" w:author="Paul Donnell" w:date="2014-12-13T21:00:00Z">
              <w:r w:rsidRPr="00D634FB" w:rsidDel="0083462F">
                <w:rPr>
                  <w:b w:val="0"/>
                  <w:bCs w:val="0"/>
                  <w:szCs w:val="20"/>
                </w:rPr>
                <w:delText>that match</w:delText>
              </w:r>
            </w:del>
            <w:ins w:id="333" w:author="Paul Donnell" w:date="2014-12-13T21:00:00Z">
              <w:r w:rsidR="0083462F">
                <w:rPr>
                  <w:b w:val="0"/>
                  <w:bCs w:val="0"/>
                  <w:szCs w:val="20"/>
                </w:rPr>
                <w:t>that line up with</w:t>
              </w:r>
            </w:ins>
            <w:r w:rsidRPr="00D634FB">
              <w:rPr>
                <w:b w:val="0"/>
                <w:bCs w:val="0"/>
                <w:szCs w:val="20"/>
              </w:rPr>
              <w:t xml:space="preserve"> a </w:t>
            </w:r>
            <w:del w:id="334" w:author="Paul Donnell" w:date="2014-12-13T21:01:00Z">
              <w:r w:rsidRPr="00D634FB" w:rsidDel="0083462F">
                <w:rPr>
                  <w:b w:val="0"/>
                  <w:bCs w:val="0"/>
                  <w:szCs w:val="20"/>
                </w:rPr>
                <w:delText xml:space="preserve">one </w:delText>
              </w:r>
            </w:del>
            <w:ins w:id="335" w:author="Paul Donnell" w:date="2014-12-13T21:01:00Z">
              <w:r w:rsidR="0083462F">
                <w:rPr>
                  <w:b w:val="0"/>
                  <w:bCs w:val="0"/>
                  <w:szCs w:val="20"/>
                </w:rPr>
                <w:t>one (1) bit</w:t>
              </w:r>
              <w:r w:rsidR="0083462F" w:rsidRPr="00D634FB">
                <w:rPr>
                  <w:b w:val="0"/>
                  <w:bCs w:val="0"/>
                  <w:szCs w:val="20"/>
                </w:rPr>
                <w:t xml:space="preserve"> </w:t>
              </w:r>
            </w:ins>
            <w:r w:rsidRPr="00D634FB">
              <w:rPr>
                <w:b w:val="0"/>
                <w:bCs w:val="0"/>
                <w:szCs w:val="20"/>
              </w:rPr>
              <w:t xml:space="preserve">in the network mask are used for the Network ID. </w:t>
            </w:r>
            <w:proofErr w:type="gramStart"/>
            <w:r w:rsidRPr="00D634FB">
              <w:rPr>
                <w:b w:val="0"/>
                <w:bCs w:val="0"/>
                <w:szCs w:val="20"/>
              </w:rPr>
              <w:t xml:space="preserve">The </w:t>
            </w:r>
            <w:del w:id="336" w:author="Paul Donnell" w:date="2014-12-13T21:01:00Z">
              <w:r w:rsidRPr="00D634FB" w:rsidDel="0083462F">
                <w:rPr>
                  <w:b w:val="0"/>
                  <w:bCs w:val="0"/>
                  <w:szCs w:val="20"/>
                </w:rPr>
                <w:delText>value of zero</w:delText>
              </w:r>
            </w:del>
            <w:ins w:id="337" w:author="Paul Donnell" w:date="2014-12-13T21:01:00Z">
              <w:r w:rsidR="0083462F">
                <w:rPr>
                  <w:b w:val="0"/>
                  <w:bCs w:val="0"/>
                  <w:szCs w:val="20"/>
                </w:rPr>
                <w:t>zeros (0)</w:t>
              </w:r>
            </w:ins>
            <w:r w:rsidRPr="00D634FB">
              <w:rPr>
                <w:b w:val="0"/>
                <w:bCs w:val="0"/>
                <w:szCs w:val="20"/>
              </w:rPr>
              <w:t xml:space="preserve"> in the network mask </w:t>
            </w:r>
            <w:del w:id="338" w:author="Paul Donnell" w:date="2014-12-13T21:01:00Z">
              <w:r w:rsidRPr="00D634FB" w:rsidDel="0083462F">
                <w:rPr>
                  <w:b w:val="0"/>
                  <w:bCs w:val="0"/>
                  <w:szCs w:val="20"/>
                </w:rPr>
                <w:delText>corresponds to the portion of the IP address that represents the</w:delText>
              </w:r>
            </w:del>
            <w:ins w:id="339" w:author="Paul Donnell" w:date="2014-12-13T21:01:00Z">
              <w:r w:rsidR="0083462F">
                <w:rPr>
                  <w:b w:val="0"/>
                  <w:bCs w:val="0"/>
                  <w:szCs w:val="20"/>
                </w:rPr>
                <w:t>line up with the</w:t>
              </w:r>
            </w:ins>
            <w:r w:rsidRPr="00D634FB">
              <w:rPr>
                <w:b w:val="0"/>
                <w:bCs w:val="0"/>
                <w:szCs w:val="20"/>
              </w:rPr>
              <w:t xml:space="preserve"> Host I</w:t>
            </w:r>
            <w:ins w:id="340" w:author="Paul Donnell" w:date="2014-12-13T21:01:00Z">
              <w:r w:rsidR="0083462F">
                <w:rPr>
                  <w:b w:val="0"/>
                  <w:bCs w:val="0"/>
                  <w:szCs w:val="20"/>
                </w:rPr>
                <w:t xml:space="preserve"> in the IPv4</w:t>
              </w:r>
            </w:ins>
            <w:ins w:id="341" w:author="Paul Donnell" w:date="2014-12-13T21:02:00Z">
              <w:r w:rsidR="0083462F">
                <w:rPr>
                  <w:b w:val="0"/>
                  <w:bCs w:val="0"/>
                  <w:szCs w:val="20"/>
                </w:rPr>
                <w:t xml:space="preserve"> address</w:t>
              </w:r>
            </w:ins>
            <w:del w:id="342" w:author="Paul Donnell" w:date="2014-12-13T21:01:00Z">
              <w:r w:rsidRPr="00D634FB" w:rsidDel="0083462F">
                <w:rPr>
                  <w:b w:val="0"/>
                  <w:bCs w:val="0"/>
                  <w:szCs w:val="20"/>
                </w:rPr>
                <w:delText>D</w:delText>
              </w:r>
            </w:del>
            <w:r w:rsidRPr="00D634FB">
              <w:rPr>
                <w:b w:val="0"/>
                <w:bCs w:val="0"/>
                <w:szCs w:val="20"/>
              </w:rPr>
              <w:t>.</w:t>
            </w:r>
            <w:proofErr w:type="gramEnd"/>
          </w:p>
          <w:p w:rsidR="00AA76CB" w:rsidRPr="007C3C08" w:rsidRDefault="00AA76CB" w:rsidP="0083462F">
            <w:del w:id="343" w:author="Paul Donnell" w:date="2014-12-13T21:02:00Z">
              <w:r w:rsidRPr="00D634FB" w:rsidDel="0083462F">
                <w:delText>So in</w:delText>
              </w:r>
            </w:del>
            <w:ins w:id="344" w:author="Paul Donnell" w:date="2014-12-13T21:02:00Z">
              <w:r w:rsidR="0083462F">
                <w:t>In</w:t>
              </w:r>
            </w:ins>
            <w:r w:rsidRPr="00D634FB">
              <w:t xml:space="preserve"> this example, the first three octets </w:t>
            </w:r>
            <w:del w:id="345" w:author="Paul Donnell" w:date="2014-12-13T21:02:00Z">
              <w:r w:rsidRPr="00D634FB" w:rsidDel="0083462F">
                <w:delText xml:space="preserve">identify </w:delText>
              </w:r>
            </w:del>
            <w:ins w:id="346" w:author="Paul Donnell" w:date="2014-12-13T21:02:00Z">
              <w:r w:rsidR="0083462F">
                <w:t>are</w:t>
              </w:r>
              <w:r w:rsidR="0083462F" w:rsidRPr="00D634FB">
                <w:t xml:space="preserve"> </w:t>
              </w:r>
            </w:ins>
            <w:r w:rsidRPr="00D634FB">
              <w:t>the Network ID, resulting in a Network ID of 195.225.10.0, and the final octet identifies the Host ID of 0.0.0.231.</w:t>
            </w:r>
          </w:p>
        </w:tc>
      </w:tr>
      <w:tr w:rsidR="00AA76CB" w:rsidRPr="001F2D30" w:rsidTr="00D261F5">
        <w:trPr>
          <w:trHeight w:val="144"/>
        </w:trPr>
        <w:tc>
          <w:tcPr>
            <w:tcW w:w="900" w:type="pct"/>
          </w:tcPr>
          <w:p w:rsidR="00AA76CB" w:rsidRPr="00714D09" w:rsidRDefault="00AA76CB" w:rsidP="00AA76CB">
            <w:pPr>
              <w:pStyle w:val="Heading4"/>
            </w:pPr>
            <w:r>
              <w:lastRenderedPageBreak/>
              <w:t>Check on Learning</w:t>
            </w:r>
          </w:p>
        </w:tc>
        <w:tc>
          <w:tcPr>
            <w:tcW w:w="4100" w:type="pct"/>
            <w:gridSpan w:val="16"/>
            <w:tcBorders>
              <w:top w:val="single" w:sz="6" w:space="0" w:color="auto"/>
            </w:tcBorders>
          </w:tcPr>
          <w:p w:rsidR="00AA76CB" w:rsidRDefault="00AA76CB" w:rsidP="00AA76CB">
            <w:r w:rsidRPr="00CB65F4">
              <w:t xml:space="preserve">Learning Strategy: </w:t>
            </w:r>
            <w:r w:rsidRPr="00CB65F4">
              <w:rPr>
                <w:u w:val="single"/>
              </w:rPr>
              <w:t>Assessment</w:t>
            </w:r>
            <w:r>
              <w:t>.</w:t>
            </w:r>
          </w:p>
          <w:p w:rsidR="00AA76CB" w:rsidRPr="0035245F" w:rsidRDefault="00AA76CB" w:rsidP="00AA76CB">
            <w:r w:rsidRPr="0035245F">
              <w:t>Conduct a quick review to determine if the students have learned the presented material. Ask open ended questions and solicit student answers and explanations. Encourage students to provide feedback to each other. The following question may be used to assess student knowledge.</w:t>
            </w:r>
          </w:p>
          <w:p w:rsidR="00AA76CB" w:rsidRPr="0035245F" w:rsidRDefault="00AA76CB" w:rsidP="00AA76CB">
            <w:r w:rsidRPr="0035245F">
              <w:rPr>
                <w:b/>
              </w:rPr>
              <w:t>Question</w:t>
            </w:r>
            <w:r w:rsidRPr="0035245F">
              <w:t xml:space="preserve">: </w:t>
            </w:r>
            <w:r w:rsidRPr="00D634FB">
              <w:t>A computer on a classful network has the IP Address</w:t>
            </w:r>
            <w:r>
              <w:t xml:space="preserve"> of 128.11.240.123.  What are the Network Mask, Network ID, and Host ID?</w:t>
            </w:r>
          </w:p>
          <w:p w:rsidR="00AA76CB" w:rsidRPr="001F2D30" w:rsidRDefault="00AA76CB" w:rsidP="00AA76CB">
            <w:pPr>
              <w:pStyle w:val="bullet1"/>
              <w:numPr>
                <w:ilvl w:val="0"/>
                <w:numId w:val="1"/>
              </w:numPr>
            </w:pPr>
            <w:r w:rsidRPr="0035245F">
              <w:rPr>
                <w:b/>
              </w:rPr>
              <w:t>Answer</w:t>
            </w:r>
            <w:r w:rsidRPr="0035245F">
              <w:t xml:space="preserve">: </w:t>
            </w:r>
            <w:r>
              <w:t xml:space="preserve">Network Mask = 255.255.0.0; Network ID = 128.111.0.0; Host ID = 0.0.240.20 </w:t>
            </w:r>
          </w:p>
        </w:tc>
      </w:tr>
      <w:tr w:rsidR="00AA76CB" w:rsidRPr="001F2D30" w:rsidTr="00D261F5">
        <w:trPr>
          <w:trHeight w:val="144"/>
        </w:trPr>
        <w:tc>
          <w:tcPr>
            <w:tcW w:w="900" w:type="pct"/>
          </w:tcPr>
          <w:p w:rsidR="00AA76CB" w:rsidRDefault="00AA76CB" w:rsidP="00AA76CB">
            <w:pPr>
              <w:pStyle w:val="Heading4"/>
            </w:pPr>
            <w:r>
              <w:t>Review Summary</w:t>
            </w:r>
          </w:p>
        </w:tc>
        <w:tc>
          <w:tcPr>
            <w:tcW w:w="4100" w:type="pct"/>
            <w:gridSpan w:val="16"/>
            <w:tcBorders>
              <w:top w:val="single" w:sz="6" w:space="0" w:color="auto"/>
            </w:tcBorders>
          </w:tcPr>
          <w:p w:rsidR="00AA76CB" w:rsidRPr="006638D3" w:rsidRDefault="00AA76CB" w:rsidP="00AA76CB">
            <w:r w:rsidRPr="00094A1B">
              <w:t>If necessary, provide a short summary of the topic.</w:t>
            </w:r>
          </w:p>
        </w:tc>
      </w:tr>
      <w:tr w:rsidR="00AA76CB" w:rsidRPr="001F2D30" w:rsidTr="00D261F5">
        <w:trPr>
          <w:trHeight w:val="144"/>
        </w:trPr>
        <w:tc>
          <w:tcPr>
            <w:tcW w:w="900" w:type="pct"/>
          </w:tcPr>
          <w:p w:rsidR="00AA76CB" w:rsidRPr="0035245F" w:rsidRDefault="00AA76CB" w:rsidP="00AA76CB">
            <w:pPr>
              <w:pStyle w:val="Heading4"/>
            </w:pPr>
            <w:r>
              <w:t>ELO C.</w:t>
            </w:r>
          </w:p>
        </w:tc>
        <w:tc>
          <w:tcPr>
            <w:tcW w:w="4100" w:type="pct"/>
            <w:gridSpan w:val="16"/>
            <w:tcBorders>
              <w:top w:val="single" w:sz="6" w:space="0" w:color="auto"/>
            </w:tcBorders>
          </w:tcPr>
          <w:p w:rsidR="00AA76CB" w:rsidRPr="005D07F6" w:rsidRDefault="00AA76CB" w:rsidP="00AA76CB">
            <w:pPr>
              <w:rPr>
                <w:b/>
              </w:rPr>
            </w:pPr>
            <w:r w:rsidRPr="005D07F6">
              <w:rPr>
                <w:b/>
              </w:rPr>
              <w:t>ENABLING LEARNING OBJECTIVE</w:t>
            </w:r>
          </w:p>
        </w:tc>
      </w:tr>
      <w:tr w:rsidR="00AA76CB" w:rsidRPr="00D8423D" w:rsidTr="00D261F5">
        <w:trPr>
          <w:trHeight w:val="144"/>
        </w:trPr>
        <w:tc>
          <w:tcPr>
            <w:tcW w:w="900" w:type="pct"/>
            <w:vMerge w:val="restart"/>
          </w:tcPr>
          <w:p w:rsidR="00AA76CB" w:rsidRPr="00D8423D" w:rsidRDefault="00AA76CB" w:rsidP="00AA76CB">
            <w:pPr>
              <w:pStyle w:val="Heading4"/>
            </w:pPr>
          </w:p>
        </w:tc>
        <w:tc>
          <w:tcPr>
            <w:tcW w:w="709" w:type="pct"/>
            <w:gridSpan w:val="2"/>
            <w:tcBorders>
              <w:top w:val="single" w:sz="4" w:space="0" w:color="auto"/>
              <w:left w:val="single" w:sz="6" w:space="0" w:color="auto"/>
              <w:bottom w:val="single" w:sz="6" w:space="0" w:color="auto"/>
              <w:right w:val="single" w:sz="6" w:space="0" w:color="auto"/>
            </w:tcBorders>
          </w:tcPr>
          <w:p w:rsidR="00AA76CB" w:rsidRPr="00D8423D" w:rsidRDefault="00AA76CB" w:rsidP="00AA76CB">
            <w:pPr>
              <w:pStyle w:val="Heading4"/>
            </w:pPr>
            <w:r w:rsidRPr="00D8423D">
              <w:t>Action:</w:t>
            </w:r>
          </w:p>
        </w:tc>
        <w:tc>
          <w:tcPr>
            <w:tcW w:w="3391" w:type="pct"/>
            <w:gridSpan w:val="14"/>
            <w:tcBorders>
              <w:top w:val="single" w:sz="4" w:space="0" w:color="auto"/>
              <w:bottom w:val="single" w:sz="6" w:space="0" w:color="auto"/>
              <w:right w:val="single" w:sz="6" w:space="0" w:color="auto"/>
            </w:tcBorders>
          </w:tcPr>
          <w:p w:rsidR="00AA76CB" w:rsidRPr="00D8423D" w:rsidRDefault="00AA76CB" w:rsidP="00AA76CB">
            <w:pPr>
              <w:rPr>
                <w:sz w:val="10"/>
                <w:szCs w:val="10"/>
              </w:rPr>
            </w:pPr>
            <w:r w:rsidRPr="00880FF9">
              <w:t>Determine IP addresses for network components on a classless network.</w:t>
            </w:r>
          </w:p>
        </w:tc>
      </w:tr>
      <w:tr w:rsidR="00AA76CB" w:rsidRPr="00D8423D" w:rsidTr="00D261F5">
        <w:trPr>
          <w:trHeight w:val="144"/>
        </w:trPr>
        <w:tc>
          <w:tcPr>
            <w:tcW w:w="900" w:type="pct"/>
            <w:vMerge/>
          </w:tcPr>
          <w:p w:rsidR="00AA76CB" w:rsidRPr="00D8423D" w:rsidRDefault="00AA76CB" w:rsidP="00AA76CB">
            <w:pPr>
              <w:pStyle w:val="Heading4"/>
            </w:pPr>
          </w:p>
        </w:tc>
        <w:tc>
          <w:tcPr>
            <w:tcW w:w="709" w:type="pct"/>
            <w:gridSpan w:val="2"/>
            <w:tcBorders>
              <w:top w:val="single" w:sz="6" w:space="0" w:color="auto"/>
              <w:left w:val="single" w:sz="6" w:space="0" w:color="auto"/>
              <w:bottom w:val="single" w:sz="6" w:space="0" w:color="auto"/>
              <w:right w:val="single" w:sz="6" w:space="0" w:color="auto"/>
            </w:tcBorders>
          </w:tcPr>
          <w:p w:rsidR="00AA76CB" w:rsidRPr="00D8423D" w:rsidRDefault="00AA76CB" w:rsidP="00AA76CB">
            <w:pPr>
              <w:pStyle w:val="Heading4"/>
            </w:pPr>
            <w:r w:rsidRPr="00D8423D">
              <w:t>Conditions:</w:t>
            </w:r>
          </w:p>
        </w:tc>
        <w:tc>
          <w:tcPr>
            <w:tcW w:w="3391" w:type="pct"/>
            <w:gridSpan w:val="14"/>
            <w:tcBorders>
              <w:top w:val="single" w:sz="6" w:space="0" w:color="auto"/>
              <w:bottom w:val="single" w:sz="6" w:space="0" w:color="auto"/>
              <w:right w:val="single" w:sz="6" w:space="0" w:color="auto"/>
            </w:tcBorders>
          </w:tcPr>
          <w:p w:rsidR="00AA76CB" w:rsidRPr="00D8423D" w:rsidRDefault="00AA76CB" w:rsidP="00AA76CB">
            <w:pPr>
              <w:rPr>
                <w:sz w:val="10"/>
                <w:szCs w:val="10"/>
              </w:rPr>
            </w:pPr>
            <w:r w:rsidRPr="007D6D32">
              <w:rPr>
                <w:color w:val="000000" w:themeColor="text1"/>
              </w:rPr>
              <w:t xml:space="preserve">Provided a classroom environment, a facilitator and multiple students, and a </w:t>
            </w:r>
            <w:r w:rsidRPr="007D6D32">
              <w:rPr>
                <w:color w:val="000000" w:themeColor="text1"/>
              </w:rPr>
              <w:lastRenderedPageBreak/>
              <w:t>computer or mobile device with access to the General Dynamics LWNS training network.</w:t>
            </w:r>
          </w:p>
        </w:tc>
      </w:tr>
      <w:tr w:rsidR="00AA76CB" w:rsidRPr="00D8423D" w:rsidTr="00D261F5">
        <w:trPr>
          <w:trHeight w:val="144"/>
        </w:trPr>
        <w:tc>
          <w:tcPr>
            <w:tcW w:w="900" w:type="pct"/>
            <w:vMerge/>
          </w:tcPr>
          <w:p w:rsidR="00AA76CB" w:rsidRPr="00D8423D" w:rsidRDefault="00AA76CB" w:rsidP="00AA76CB">
            <w:pPr>
              <w:pStyle w:val="Heading4"/>
            </w:pPr>
          </w:p>
        </w:tc>
        <w:tc>
          <w:tcPr>
            <w:tcW w:w="709" w:type="pct"/>
            <w:gridSpan w:val="2"/>
            <w:tcBorders>
              <w:top w:val="single" w:sz="6" w:space="0" w:color="auto"/>
              <w:left w:val="single" w:sz="6" w:space="0" w:color="auto"/>
              <w:bottom w:val="single" w:sz="6" w:space="0" w:color="auto"/>
              <w:right w:val="single" w:sz="6" w:space="0" w:color="auto"/>
            </w:tcBorders>
          </w:tcPr>
          <w:p w:rsidR="00AA76CB" w:rsidRPr="00D8423D" w:rsidRDefault="00AA76CB" w:rsidP="00AA76CB">
            <w:pPr>
              <w:pStyle w:val="Heading4"/>
            </w:pPr>
            <w:r w:rsidRPr="00D8423D">
              <w:t>Standard</w:t>
            </w:r>
            <w:r>
              <w:t>s</w:t>
            </w:r>
            <w:r w:rsidRPr="00D8423D">
              <w:t>:</w:t>
            </w:r>
          </w:p>
        </w:tc>
        <w:tc>
          <w:tcPr>
            <w:tcW w:w="3391" w:type="pct"/>
            <w:gridSpan w:val="14"/>
            <w:tcBorders>
              <w:top w:val="single" w:sz="6" w:space="0" w:color="auto"/>
              <w:bottom w:val="single" w:sz="6" w:space="0" w:color="auto"/>
              <w:right w:val="single" w:sz="6" w:space="0" w:color="auto"/>
            </w:tcBorders>
          </w:tcPr>
          <w:p w:rsidR="00AA76CB" w:rsidRPr="00D8423D" w:rsidRDefault="00AA76CB" w:rsidP="00AA76CB">
            <w:pPr>
              <w:widowControl/>
              <w:rPr>
                <w:sz w:val="10"/>
                <w:szCs w:val="10"/>
              </w:rPr>
            </w:pPr>
            <w:r>
              <w:t>Students will</w:t>
            </w:r>
            <w:r w:rsidRPr="00D8423D">
              <w:t xml:space="preserve"> </w:t>
            </w:r>
            <w:r>
              <w:t>a</w:t>
            </w:r>
            <w:r w:rsidRPr="00880FF9">
              <w:t>chieve a score of no less than 80 percent correct on the lesson test</w:t>
            </w:r>
            <w:r>
              <w:t>.</w:t>
            </w:r>
          </w:p>
        </w:tc>
      </w:tr>
      <w:tr w:rsidR="00AA76CB" w:rsidRPr="001F2D30" w:rsidTr="00D261F5">
        <w:trPr>
          <w:trHeight w:val="144"/>
        </w:trPr>
        <w:tc>
          <w:tcPr>
            <w:tcW w:w="900" w:type="pct"/>
          </w:tcPr>
          <w:p w:rsidR="00AA76CB" w:rsidRPr="00723A28" w:rsidRDefault="00AA76CB" w:rsidP="00AA76CB">
            <w:pPr>
              <w:pStyle w:val="Heading4"/>
            </w:pPr>
            <w:r w:rsidRPr="001F2D30">
              <w:t>NOTE</w:t>
            </w:r>
            <w:r>
              <w:t>:</w:t>
            </w:r>
          </w:p>
        </w:tc>
        <w:tc>
          <w:tcPr>
            <w:tcW w:w="4100" w:type="pct"/>
            <w:gridSpan w:val="16"/>
            <w:tcBorders>
              <w:top w:val="single" w:sz="6" w:space="0" w:color="auto"/>
              <w:bottom w:val="single" w:sz="6" w:space="0" w:color="auto"/>
            </w:tcBorders>
          </w:tcPr>
          <w:p w:rsidR="00AA76CB" w:rsidRDefault="00AA76CB" w:rsidP="00AA76CB">
            <w:r>
              <w:t>Inform the students of the enabling learning objective requirements.</w:t>
            </w:r>
          </w:p>
        </w:tc>
      </w:tr>
      <w:tr w:rsidR="00AA76CB" w:rsidRPr="000958C2" w:rsidTr="00D261F5">
        <w:trPr>
          <w:trHeight w:val="144"/>
        </w:trPr>
        <w:tc>
          <w:tcPr>
            <w:tcW w:w="900" w:type="pct"/>
          </w:tcPr>
          <w:p w:rsidR="00AA76CB" w:rsidRPr="000958C2" w:rsidRDefault="00AA76CB" w:rsidP="00AA76CB">
            <w:pPr>
              <w:pStyle w:val="Heading4"/>
            </w:pPr>
            <w:r w:rsidRPr="000958C2">
              <w:t xml:space="preserve">ELO </w:t>
            </w:r>
            <w:r>
              <w:t>C – LSA 1.</w:t>
            </w:r>
          </w:p>
        </w:tc>
        <w:tc>
          <w:tcPr>
            <w:tcW w:w="4100" w:type="pct"/>
            <w:gridSpan w:val="16"/>
            <w:tcBorders>
              <w:top w:val="single" w:sz="6" w:space="0" w:color="auto"/>
              <w:bottom w:val="single" w:sz="6" w:space="0" w:color="auto"/>
            </w:tcBorders>
          </w:tcPr>
          <w:p w:rsidR="00AA76CB" w:rsidRPr="000958C2" w:rsidRDefault="000D7574" w:rsidP="000D7574">
            <w:pPr>
              <w:pStyle w:val="Heading4"/>
            </w:pPr>
            <w:r>
              <w:t xml:space="preserve">Describe </w:t>
            </w:r>
            <w:r w:rsidR="00AA76CB">
              <w:t>Classless</w:t>
            </w:r>
            <w:r w:rsidR="00AA76CB" w:rsidRPr="00427AE9">
              <w:t xml:space="preserve"> Networks</w:t>
            </w:r>
          </w:p>
        </w:tc>
      </w:tr>
      <w:tr w:rsidR="00AA76CB" w:rsidRPr="000958C2" w:rsidTr="00D261F5">
        <w:trPr>
          <w:trHeight w:val="144"/>
        </w:trPr>
        <w:tc>
          <w:tcPr>
            <w:tcW w:w="900" w:type="pct"/>
          </w:tcPr>
          <w:p w:rsidR="00AA76CB" w:rsidRPr="001F2D30" w:rsidRDefault="00AA76CB" w:rsidP="00AA76CB">
            <w:pPr>
              <w:pStyle w:val="Heading4"/>
            </w:pPr>
          </w:p>
        </w:tc>
        <w:tc>
          <w:tcPr>
            <w:tcW w:w="4100" w:type="pct"/>
            <w:gridSpan w:val="16"/>
            <w:tcBorders>
              <w:top w:val="single" w:sz="6" w:space="0" w:color="auto"/>
              <w:bottom w:val="single" w:sz="6" w:space="0" w:color="auto"/>
            </w:tcBorders>
          </w:tcPr>
          <w:p w:rsidR="00AA76CB" w:rsidRPr="001B649F" w:rsidRDefault="00AA76CB" w:rsidP="00AA76CB">
            <w:pPr>
              <w:pStyle w:val="MOI"/>
            </w:pPr>
            <w:r w:rsidRPr="001B649F">
              <w:t>Method of Instruction:</w:t>
            </w:r>
            <w:r w:rsidRPr="001B649F">
              <w:tab/>
              <w:t>Discussion (Large or Small Group)</w:t>
            </w:r>
          </w:p>
          <w:p w:rsidR="00AA76CB" w:rsidRPr="001B649F" w:rsidRDefault="00AA76CB" w:rsidP="00AA76CB">
            <w:pPr>
              <w:pStyle w:val="MOI"/>
            </w:pPr>
            <w:r w:rsidRPr="001B649F">
              <w:t>Instr Type (I:S Ratio/Qty):</w:t>
            </w:r>
            <w:r w:rsidRPr="001B649F">
              <w:tab/>
              <w:t>Contract Instructor (1:16/0)</w:t>
            </w:r>
          </w:p>
          <w:p w:rsidR="00AA76CB" w:rsidRPr="001B649F" w:rsidRDefault="00AA76CB" w:rsidP="00AA76CB">
            <w:pPr>
              <w:pStyle w:val="MOI"/>
            </w:pPr>
            <w:r w:rsidRPr="001B649F">
              <w:t>Time of Instruction:</w:t>
            </w:r>
            <w:r w:rsidRPr="001B649F">
              <w:tab/>
              <w:t>10 mins</w:t>
            </w:r>
          </w:p>
          <w:p w:rsidR="00AA76CB" w:rsidRPr="001B649F" w:rsidRDefault="00AA76CB" w:rsidP="00AA76CB">
            <w:pPr>
              <w:pStyle w:val="MOI"/>
            </w:pPr>
            <w:r w:rsidRPr="001B649F">
              <w:t>Instructional Strategy:</w:t>
            </w:r>
            <w:r w:rsidRPr="001B649F">
              <w:tab/>
              <w:t>Large Group Instruction</w:t>
            </w:r>
          </w:p>
          <w:p w:rsidR="00AA76CB" w:rsidRDefault="00AA76CB" w:rsidP="00AA76CB">
            <w:pPr>
              <w:pStyle w:val="MOI"/>
            </w:pPr>
            <w:r w:rsidRPr="001B649F">
              <w:t>Media Type:</w:t>
            </w:r>
            <w:r w:rsidRPr="001B649F">
              <w:tab/>
              <w:t>Computer Assisted Instruction</w:t>
            </w:r>
          </w:p>
          <w:p w:rsidR="00AA76CB" w:rsidRDefault="00AA76CB" w:rsidP="00AA76CB">
            <w:pPr>
              <w:pStyle w:val="MOI"/>
            </w:pPr>
            <w:r>
              <w:t>Other Media:</w:t>
            </w:r>
            <w:r>
              <w:tab/>
              <w:t>None</w:t>
            </w:r>
          </w:p>
          <w:p w:rsidR="00AA76CB" w:rsidRPr="00841803" w:rsidRDefault="00AA76CB" w:rsidP="00AA76CB">
            <w:pPr>
              <w:pStyle w:val="MOI"/>
            </w:pPr>
            <w:r>
              <w:t>Security Classification:</w:t>
            </w:r>
            <w:r>
              <w:tab/>
              <w:t>Unclassified</w:t>
            </w:r>
          </w:p>
        </w:tc>
      </w:tr>
      <w:tr w:rsidR="00AA76CB" w:rsidRPr="001F2D30" w:rsidTr="00D261F5">
        <w:trPr>
          <w:trHeight w:val="144"/>
        </w:trPr>
        <w:tc>
          <w:tcPr>
            <w:tcW w:w="900" w:type="pct"/>
          </w:tcPr>
          <w:p w:rsidR="00AA76CB" w:rsidRPr="001F2D30" w:rsidRDefault="00AA76CB" w:rsidP="00AA76CB">
            <w:pPr>
              <w:pStyle w:val="Heading4"/>
            </w:pPr>
            <w:r>
              <w:t>NOTE:</w:t>
            </w:r>
          </w:p>
        </w:tc>
        <w:tc>
          <w:tcPr>
            <w:tcW w:w="4100" w:type="pct"/>
            <w:gridSpan w:val="16"/>
            <w:tcBorders>
              <w:top w:val="single" w:sz="6" w:space="0" w:color="auto"/>
              <w:bottom w:val="single" w:sz="6" w:space="0" w:color="auto"/>
            </w:tcBorders>
          </w:tcPr>
          <w:p w:rsidR="00AA76CB" w:rsidRDefault="00AA76CB" w:rsidP="00AA76CB">
            <w:r>
              <w:t xml:space="preserve">Learning Strategy: </w:t>
            </w:r>
            <w:r w:rsidRPr="00D20AA3">
              <w:rPr>
                <w:u w:val="single"/>
              </w:rPr>
              <w:t>Content Presentation and Learning Guidance.</w:t>
            </w:r>
          </w:p>
          <w:p w:rsidR="00AA76CB" w:rsidRPr="001F2D30" w:rsidRDefault="00AA76CB" w:rsidP="00AA76CB">
            <w:pPr>
              <w:pStyle w:val="bullet1"/>
            </w:pPr>
            <w:r w:rsidRPr="002D5252">
              <w:t>Facilitate a discussion of the following instructional content.</w:t>
            </w:r>
          </w:p>
        </w:tc>
      </w:tr>
      <w:tr w:rsidR="00AA76CB" w:rsidRPr="001F2D30" w:rsidTr="00D261F5">
        <w:trPr>
          <w:trHeight w:val="144"/>
        </w:trPr>
        <w:tc>
          <w:tcPr>
            <w:tcW w:w="900" w:type="pct"/>
          </w:tcPr>
          <w:p w:rsidR="00AA76CB" w:rsidRPr="001F2D30" w:rsidRDefault="00AA76CB" w:rsidP="00AA76CB">
            <w:pPr>
              <w:pStyle w:val="Heading4"/>
            </w:pPr>
          </w:p>
        </w:tc>
        <w:tc>
          <w:tcPr>
            <w:tcW w:w="4100" w:type="pct"/>
            <w:gridSpan w:val="16"/>
            <w:tcBorders>
              <w:top w:val="single" w:sz="6" w:space="0" w:color="auto"/>
              <w:bottom w:val="single" w:sz="6" w:space="0" w:color="auto"/>
            </w:tcBorders>
          </w:tcPr>
          <w:p w:rsidR="00AA76CB" w:rsidRDefault="00AA76CB" w:rsidP="00AA76CB">
            <w:pPr>
              <w:pStyle w:val="Heading4"/>
              <w:rPr>
                <w:ins w:id="347" w:author="Paul Donnell" w:date="2014-12-13T21:05:00Z"/>
                <w:b w:val="0"/>
                <w:bCs w:val="0"/>
                <w:szCs w:val="20"/>
              </w:rPr>
            </w:pPr>
            <w:r w:rsidRPr="00F26694">
              <w:rPr>
                <w:b w:val="0"/>
                <w:bCs w:val="0"/>
                <w:szCs w:val="20"/>
              </w:rPr>
              <w:t xml:space="preserve">While classful networks use one or more complete octets to assign the network ID, a classless network uses portions of an octet to create a sub-network (or subnet). </w:t>
            </w:r>
            <w:ins w:id="348" w:author="Paul Donnell" w:date="2014-12-13T21:10:00Z">
              <w:r w:rsidR="00B735CF">
                <w:rPr>
                  <w:b w:val="0"/>
                  <w:bCs w:val="0"/>
                  <w:szCs w:val="20"/>
                </w:rPr>
                <w:t xml:space="preserve">We could call the default subnet mask of a classfull network a </w:t>
              </w:r>
            </w:ins>
            <w:ins w:id="349" w:author="Paul Donnell" w:date="2014-12-13T21:11:00Z">
              <w:r w:rsidR="00B735CF">
                <w:rPr>
                  <w:b w:val="0"/>
                  <w:bCs w:val="0"/>
                  <w:szCs w:val="20"/>
                </w:rPr>
                <w:t>network</w:t>
              </w:r>
            </w:ins>
            <w:ins w:id="350" w:author="Paul Donnell" w:date="2014-12-13T21:10:00Z">
              <w:r w:rsidR="00B735CF">
                <w:rPr>
                  <w:b w:val="0"/>
                  <w:bCs w:val="0"/>
                  <w:szCs w:val="20"/>
                </w:rPr>
                <w:t xml:space="preserve"> </w:t>
              </w:r>
            </w:ins>
            <w:ins w:id="351" w:author="Paul Donnell" w:date="2014-12-13T21:11:00Z">
              <w:r w:rsidR="00B735CF">
                <w:rPr>
                  <w:b w:val="0"/>
                  <w:bCs w:val="0"/>
                  <w:szCs w:val="20"/>
                </w:rPr>
                <w:t>mask, but network mask is not a common term and will cause confusion among IT professionals.</w:t>
              </w:r>
            </w:ins>
          </w:p>
          <w:p w:rsidR="00000000" w:rsidRDefault="0059683B">
            <w:pPr>
              <w:rPr>
                <w:del w:id="352" w:author="Paul Donnell" w:date="2014-12-13T21:06:00Z"/>
              </w:rPr>
              <w:pPrChange w:id="353" w:author="Paul Donnell" w:date="2014-12-13T21:05:00Z">
                <w:pPr>
                  <w:pStyle w:val="Heading4"/>
                </w:pPr>
              </w:pPrChange>
            </w:pPr>
          </w:p>
          <w:p w:rsidR="00AA76CB" w:rsidRPr="00F26694" w:rsidDel="00B735CF" w:rsidRDefault="00AA76CB" w:rsidP="00AA76CB">
            <w:pPr>
              <w:pStyle w:val="Heading4"/>
              <w:rPr>
                <w:del w:id="354" w:author="Paul Donnell" w:date="2014-12-13T21:12:00Z"/>
                <w:b w:val="0"/>
                <w:bCs w:val="0"/>
                <w:szCs w:val="20"/>
              </w:rPr>
            </w:pPr>
            <w:del w:id="355" w:author="Paul Donnell" w:date="2014-12-13T21:12:00Z">
              <w:r w:rsidRPr="00F26694" w:rsidDel="00B735CF">
                <w:rPr>
                  <w:b w:val="0"/>
                  <w:bCs w:val="0"/>
                  <w:szCs w:val="20"/>
                </w:rPr>
                <w:delText>With classless networks, when someone gives you a new IP address, it consists of the IP address and the subnet mask. The subnet mask is used to allocate a portion of a Host ID’s octet to create a sub-network ID.</w:delText>
              </w:r>
            </w:del>
          </w:p>
          <w:p w:rsidR="00AA76CB" w:rsidRDefault="00AA76CB" w:rsidP="00AA76CB">
            <w:pPr>
              <w:pStyle w:val="Heading4"/>
            </w:pPr>
            <w:r w:rsidRPr="00F26694">
              <w:rPr>
                <w:b w:val="0"/>
                <w:bCs w:val="0"/>
                <w:szCs w:val="20"/>
              </w:rPr>
              <w:t xml:space="preserve">For example, consider the IP address from earlier, 195.225.10.231. Now let’s give it a subnet mask of 255.255.255.194. Writing these values in binary and stacking them shows their relationship. </w:t>
            </w:r>
            <w:ins w:id="356" w:author="Paul Donnell" w:date="2014-12-14T20:49:00Z">
              <w:r w:rsidR="00B4249E">
                <w:rPr>
                  <w:b w:val="0"/>
                  <w:bCs w:val="0"/>
                  <w:szCs w:val="20"/>
                </w:rPr>
                <w:t xml:space="preserve"> (MAKE A NEW CHART AND DELETE THE “Decimal Value by Position</w:t>
              </w:r>
            </w:ins>
            <w:ins w:id="357" w:author="Paul Donnell" w:date="2014-12-14T20:50:00Z">
              <w:r w:rsidR="00B4249E">
                <w:rPr>
                  <w:b w:val="0"/>
                  <w:bCs w:val="0"/>
                  <w:szCs w:val="20"/>
                </w:rPr>
                <w:t>” row. There is no need for it and it will confuse students.</w:t>
              </w:r>
            </w:ins>
          </w:p>
          <w:p w:rsidR="00AA76CB" w:rsidRDefault="00AA76CB" w:rsidP="00AA76CB">
            <w:r>
              <w:rPr>
                <w:noProof/>
              </w:rPr>
              <w:drawing>
                <wp:inline distT="0" distB="0" distL="0" distR="0">
                  <wp:extent cx="4847590" cy="1444625"/>
                  <wp:effectExtent l="19050" t="0" r="0" b="0"/>
                  <wp:docPr id="4" name="Picture 8" descr="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png"/>
                          <pic:cNvPicPr/>
                        </pic:nvPicPr>
                        <pic:blipFill>
                          <a:blip r:embed="rId14" cstate="print"/>
                          <a:stretch>
                            <a:fillRect/>
                          </a:stretch>
                        </pic:blipFill>
                        <pic:spPr>
                          <a:xfrm>
                            <a:off x="0" y="0"/>
                            <a:ext cx="4847590" cy="1444625"/>
                          </a:xfrm>
                          <a:prstGeom prst="rect">
                            <a:avLst/>
                          </a:prstGeom>
                        </pic:spPr>
                      </pic:pic>
                    </a:graphicData>
                  </a:graphic>
                </wp:inline>
              </w:drawing>
            </w:r>
          </w:p>
          <w:p w:rsidR="00AA76CB" w:rsidRPr="00076C2F" w:rsidRDefault="00AA76CB" w:rsidP="00AA76CB">
            <w:r w:rsidRPr="00076C2F">
              <w:t>Network ID - The Network ID portion of the IP address consists of octets that match the octets that are made up of all ones.</w:t>
            </w:r>
          </w:p>
          <w:p w:rsidR="00AA76CB" w:rsidRPr="00076C2F" w:rsidRDefault="00AA76CB" w:rsidP="00AA76CB">
            <w:r w:rsidRPr="00076C2F">
              <w:t xml:space="preserve">Subnet ID – The octet that contains the values of both ones and zeroes is where the Subnet ID is defined.  </w:t>
            </w:r>
            <w:ins w:id="358" w:author="Paul Donnell" w:date="2014-12-14T20:47:00Z">
              <w:r w:rsidR="00B4249E">
                <w:t xml:space="preserve">This is also called the interesting octet. </w:t>
              </w:r>
            </w:ins>
            <w:r w:rsidRPr="00076C2F">
              <w:t xml:space="preserve">The portions of the </w:t>
            </w:r>
            <w:ins w:id="359" w:author="Paul Donnell" w:date="2014-12-14T20:47:00Z">
              <w:r w:rsidR="00B4249E">
                <w:t xml:space="preserve">interesting </w:t>
              </w:r>
            </w:ins>
            <w:r w:rsidRPr="00076C2F">
              <w:t>octet with the value of one are used for the Subnet ID.</w:t>
            </w:r>
          </w:p>
          <w:p w:rsidR="00AA76CB" w:rsidRPr="00741CD4" w:rsidRDefault="00AA76CB" w:rsidP="00B4249E">
            <w:r w:rsidRPr="00076C2F">
              <w:t>Host ID -</w:t>
            </w:r>
            <w:del w:id="360" w:author="Paul Donnell" w:date="2014-12-14T20:48:00Z">
              <w:r w:rsidRPr="00076C2F" w:rsidDel="00B4249E">
                <w:delText xml:space="preserve"> Like Classful networks, t</w:delText>
              </w:r>
            </w:del>
            <w:ins w:id="361" w:author="Paul Donnell" w:date="2014-12-14T20:48:00Z">
              <w:r w:rsidR="00B4249E">
                <w:t xml:space="preserve"> T</w:t>
              </w:r>
            </w:ins>
            <w:r w:rsidRPr="00076C2F">
              <w:t>he portion</w:t>
            </w:r>
            <w:del w:id="362" w:author="Paul Donnell" w:date="2014-12-14T20:48:00Z">
              <w:r w:rsidRPr="00076C2F" w:rsidDel="00B4249E">
                <w:delText>s</w:delText>
              </w:r>
            </w:del>
            <w:r w:rsidRPr="00076C2F">
              <w:t xml:space="preserve"> of the subnet mask with the value of zero correspond</w:t>
            </w:r>
            <w:ins w:id="363" w:author="Paul Donnell" w:date="2014-12-14T20:50:00Z">
              <w:r w:rsidR="00B4249E">
                <w:t>s</w:t>
              </w:r>
            </w:ins>
            <w:r w:rsidRPr="00076C2F">
              <w:t xml:space="preserve"> to the</w:t>
            </w:r>
            <w:ins w:id="364" w:author="Paul Donnell" w:date="2014-12-14T20:48:00Z">
              <w:r w:rsidR="00B4249E">
                <w:t xml:space="preserve"> IP address’s</w:t>
              </w:r>
            </w:ins>
            <w:r w:rsidRPr="00076C2F">
              <w:t xml:space="preserve"> Host ID.</w:t>
            </w:r>
          </w:p>
        </w:tc>
      </w:tr>
      <w:tr w:rsidR="00AA76CB" w:rsidRPr="001F2D30" w:rsidTr="00D261F5">
        <w:trPr>
          <w:trHeight w:val="144"/>
        </w:trPr>
        <w:tc>
          <w:tcPr>
            <w:tcW w:w="900" w:type="pct"/>
          </w:tcPr>
          <w:p w:rsidR="00AA76CB" w:rsidRPr="00714D09" w:rsidRDefault="00AA76CB" w:rsidP="00AA76CB">
            <w:pPr>
              <w:pStyle w:val="Heading4"/>
            </w:pPr>
            <w:r>
              <w:t>Check on Learning</w:t>
            </w:r>
          </w:p>
        </w:tc>
        <w:tc>
          <w:tcPr>
            <w:tcW w:w="4100" w:type="pct"/>
            <w:gridSpan w:val="16"/>
            <w:tcBorders>
              <w:top w:val="single" w:sz="6" w:space="0" w:color="auto"/>
            </w:tcBorders>
          </w:tcPr>
          <w:p w:rsidR="00AA76CB" w:rsidRPr="0035245F" w:rsidRDefault="00AA76CB" w:rsidP="00AA76CB">
            <w:r w:rsidRPr="0035245F">
              <w:t xml:space="preserve">Learning Strategy: </w:t>
            </w:r>
            <w:r>
              <w:rPr>
                <w:u w:val="single"/>
              </w:rPr>
              <w:t>Assessment.</w:t>
            </w:r>
          </w:p>
          <w:p w:rsidR="00AA76CB" w:rsidRPr="0035245F" w:rsidRDefault="00AA76CB" w:rsidP="00AA76CB">
            <w:r w:rsidRPr="0035245F">
              <w:t>Conduct a quick review to determine if the students have learned the presented material. Ask open ended questions and solicit student answers and explanations. Encourage students to provide feedback to each other. The following question may be used to assess student knowledge.</w:t>
            </w:r>
          </w:p>
          <w:p w:rsidR="00AA76CB" w:rsidRPr="0035245F" w:rsidRDefault="00AA76CB" w:rsidP="00AA76CB">
            <w:r w:rsidRPr="0035245F">
              <w:rPr>
                <w:b/>
              </w:rPr>
              <w:t>Question</w:t>
            </w:r>
            <w:r w:rsidRPr="0035245F">
              <w:t xml:space="preserve">: </w:t>
            </w:r>
            <w:r>
              <w:t>What is a characteristic of a classless network?</w:t>
            </w:r>
          </w:p>
          <w:p w:rsidR="00AA76CB" w:rsidRPr="001F2D30" w:rsidRDefault="00AA76CB" w:rsidP="00B4249E">
            <w:pPr>
              <w:pStyle w:val="bullet1"/>
              <w:numPr>
                <w:ilvl w:val="0"/>
                <w:numId w:val="1"/>
              </w:numPr>
            </w:pPr>
            <w:r w:rsidRPr="0035245F">
              <w:rPr>
                <w:b/>
              </w:rPr>
              <w:t>Answer</w:t>
            </w:r>
            <w:r w:rsidRPr="0035245F">
              <w:t xml:space="preserve">: </w:t>
            </w:r>
            <w:r>
              <w:t xml:space="preserve">Classless network uses a portion of </w:t>
            </w:r>
            <w:ins w:id="365" w:author="Paul Donnell" w:date="2014-12-14T20:51:00Z">
              <w:r w:rsidR="00B4249E">
                <w:t xml:space="preserve">the </w:t>
              </w:r>
            </w:ins>
            <w:del w:id="366" w:author="Paul Donnell" w:date="2014-12-14T20:51:00Z">
              <w:r w:rsidDel="00B4249E">
                <w:delText xml:space="preserve">an </w:delText>
              </w:r>
            </w:del>
            <w:ins w:id="367" w:author="Paul Donnell" w:date="2014-12-14T20:52:00Z">
              <w:r w:rsidR="00B4249E">
                <w:t xml:space="preserve">interesting </w:t>
              </w:r>
            </w:ins>
            <w:r>
              <w:t xml:space="preserve">octet </w:t>
            </w:r>
            <w:del w:id="368" w:author="Paul Donnell" w:date="2014-12-14T20:52:00Z">
              <w:r w:rsidDel="00B4249E">
                <w:delText>to assig</w:delText>
              </w:r>
            </w:del>
            <w:ins w:id="369" w:author="Paul Donnell" w:date="2014-12-14T20:52:00Z">
              <w:r w:rsidR="00B4249E">
                <w:t>to create</w:t>
              </w:r>
            </w:ins>
            <w:del w:id="370" w:author="Paul Donnell" w:date="2014-12-14T20:52:00Z">
              <w:r w:rsidDel="00B4249E">
                <w:delText>n a</w:delText>
              </w:r>
            </w:del>
            <w:r>
              <w:t xml:space="preserve"> subnet</w:t>
            </w:r>
            <w:ins w:id="371" w:author="Paul Donnell" w:date="2014-12-14T20:52:00Z">
              <w:r w:rsidR="00B4249E">
                <w:t>s.</w:t>
              </w:r>
            </w:ins>
            <w:del w:id="372" w:author="Paul Donnell" w:date="2014-12-14T20:52:00Z">
              <w:r w:rsidDel="00B4249E">
                <w:delText>.</w:delText>
              </w:r>
            </w:del>
          </w:p>
        </w:tc>
      </w:tr>
      <w:tr w:rsidR="00AA76CB" w:rsidRPr="001F2D30" w:rsidTr="00D261F5">
        <w:trPr>
          <w:trHeight w:val="144"/>
        </w:trPr>
        <w:tc>
          <w:tcPr>
            <w:tcW w:w="900" w:type="pct"/>
          </w:tcPr>
          <w:p w:rsidR="00AA76CB" w:rsidRDefault="00AA76CB" w:rsidP="00AA76CB">
            <w:pPr>
              <w:pStyle w:val="Heading4"/>
            </w:pPr>
            <w:r>
              <w:t>Review Summary</w:t>
            </w:r>
          </w:p>
        </w:tc>
        <w:tc>
          <w:tcPr>
            <w:tcW w:w="4100" w:type="pct"/>
            <w:gridSpan w:val="16"/>
            <w:tcBorders>
              <w:top w:val="single" w:sz="6" w:space="0" w:color="auto"/>
            </w:tcBorders>
          </w:tcPr>
          <w:p w:rsidR="00AA76CB" w:rsidRPr="006638D3" w:rsidRDefault="00AA76CB" w:rsidP="00AA76CB">
            <w:r w:rsidRPr="00094A1B">
              <w:t>If necessary, provide a short summary of the topic.</w:t>
            </w:r>
          </w:p>
        </w:tc>
      </w:tr>
      <w:tr w:rsidR="00AA76CB" w:rsidRPr="000958C2" w:rsidTr="00D261F5">
        <w:trPr>
          <w:trHeight w:val="144"/>
        </w:trPr>
        <w:tc>
          <w:tcPr>
            <w:tcW w:w="900" w:type="pct"/>
          </w:tcPr>
          <w:p w:rsidR="00AA76CB" w:rsidRPr="000958C2" w:rsidRDefault="00AA76CB" w:rsidP="00AA76CB">
            <w:pPr>
              <w:pStyle w:val="Heading4"/>
            </w:pPr>
            <w:r w:rsidRPr="000958C2">
              <w:lastRenderedPageBreak/>
              <w:t xml:space="preserve">ELO </w:t>
            </w:r>
            <w:r>
              <w:t>C – LSA 2.</w:t>
            </w:r>
          </w:p>
        </w:tc>
        <w:tc>
          <w:tcPr>
            <w:tcW w:w="4100" w:type="pct"/>
            <w:gridSpan w:val="16"/>
            <w:tcBorders>
              <w:top w:val="single" w:sz="6" w:space="0" w:color="auto"/>
              <w:bottom w:val="single" w:sz="6" w:space="0" w:color="auto"/>
            </w:tcBorders>
          </w:tcPr>
          <w:p w:rsidR="00AA76CB" w:rsidRPr="001F2D30" w:rsidRDefault="000872E7" w:rsidP="00AA76CB">
            <w:pPr>
              <w:pStyle w:val="Heading4"/>
              <w:rPr>
                <w:highlight w:val="yellow"/>
              </w:rPr>
            </w:pPr>
            <w:r>
              <w:t xml:space="preserve">Convert an IP address into </w:t>
            </w:r>
            <w:r w:rsidR="00AA76CB" w:rsidRPr="00930D87">
              <w:t>Classless Inter-domain Routing (CIDR)</w:t>
            </w:r>
          </w:p>
        </w:tc>
      </w:tr>
      <w:tr w:rsidR="00AA76CB" w:rsidRPr="000958C2" w:rsidTr="00D261F5">
        <w:trPr>
          <w:trHeight w:val="144"/>
        </w:trPr>
        <w:tc>
          <w:tcPr>
            <w:tcW w:w="900" w:type="pct"/>
          </w:tcPr>
          <w:p w:rsidR="00AA76CB" w:rsidRPr="001F2D30" w:rsidRDefault="00AA76CB" w:rsidP="00AA76CB">
            <w:pPr>
              <w:pStyle w:val="Heading4"/>
            </w:pPr>
          </w:p>
        </w:tc>
        <w:tc>
          <w:tcPr>
            <w:tcW w:w="4100" w:type="pct"/>
            <w:gridSpan w:val="16"/>
            <w:tcBorders>
              <w:top w:val="single" w:sz="6" w:space="0" w:color="auto"/>
              <w:bottom w:val="single" w:sz="6" w:space="0" w:color="auto"/>
            </w:tcBorders>
          </w:tcPr>
          <w:p w:rsidR="00AA76CB" w:rsidRPr="001B649F" w:rsidRDefault="00AA76CB" w:rsidP="00AA76CB">
            <w:pPr>
              <w:pStyle w:val="MOI"/>
            </w:pPr>
            <w:r w:rsidRPr="001B649F">
              <w:t>Method of Instruction:</w:t>
            </w:r>
            <w:r w:rsidRPr="001B649F">
              <w:tab/>
              <w:t>Discussion (Large or Small Group)</w:t>
            </w:r>
          </w:p>
          <w:p w:rsidR="00AA76CB" w:rsidRPr="001B649F" w:rsidRDefault="00AA76CB" w:rsidP="00AA76CB">
            <w:pPr>
              <w:pStyle w:val="MOI"/>
            </w:pPr>
            <w:r w:rsidRPr="001B649F">
              <w:t>Instr Type (I:S Ratio/Qty):</w:t>
            </w:r>
            <w:r w:rsidRPr="001B649F">
              <w:tab/>
              <w:t>Contract Instructor (1:16/0)</w:t>
            </w:r>
          </w:p>
          <w:p w:rsidR="00AA76CB" w:rsidRPr="001B649F" w:rsidRDefault="00AA76CB" w:rsidP="00AA76CB">
            <w:pPr>
              <w:pStyle w:val="MOI"/>
            </w:pPr>
            <w:r w:rsidRPr="001B649F">
              <w:t>Time of Instruction:</w:t>
            </w:r>
            <w:r w:rsidRPr="001B649F">
              <w:tab/>
            </w:r>
            <w:r>
              <w:t>5</w:t>
            </w:r>
            <w:r w:rsidRPr="001B649F">
              <w:t xml:space="preserve"> mins</w:t>
            </w:r>
          </w:p>
          <w:p w:rsidR="00AA76CB" w:rsidRPr="001B649F" w:rsidRDefault="00AA76CB" w:rsidP="00AA76CB">
            <w:pPr>
              <w:pStyle w:val="MOI"/>
            </w:pPr>
            <w:r w:rsidRPr="001B649F">
              <w:t>Instructional Strategy:</w:t>
            </w:r>
            <w:r w:rsidRPr="001B649F">
              <w:tab/>
              <w:t>Large Group Instruction</w:t>
            </w:r>
          </w:p>
          <w:p w:rsidR="00AA76CB" w:rsidRDefault="00AA76CB" w:rsidP="00AA76CB">
            <w:pPr>
              <w:pStyle w:val="MOI"/>
            </w:pPr>
            <w:r w:rsidRPr="001B649F">
              <w:t>Media Type:</w:t>
            </w:r>
            <w:r w:rsidRPr="001B649F">
              <w:tab/>
              <w:t>Computer Assisted Instruction</w:t>
            </w:r>
          </w:p>
          <w:p w:rsidR="00AA76CB" w:rsidRDefault="00AA76CB" w:rsidP="00AA76CB">
            <w:pPr>
              <w:pStyle w:val="MOI"/>
            </w:pPr>
            <w:r>
              <w:t>Other Media:</w:t>
            </w:r>
            <w:r>
              <w:tab/>
              <w:t>None</w:t>
            </w:r>
          </w:p>
          <w:p w:rsidR="00AA76CB" w:rsidRPr="001F2D30" w:rsidRDefault="00AA76CB" w:rsidP="00AA76CB">
            <w:pPr>
              <w:pStyle w:val="MOI"/>
            </w:pPr>
            <w:r>
              <w:t>Security Classification:</w:t>
            </w:r>
            <w:r>
              <w:tab/>
              <w:t>Unclassified</w:t>
            </w:r>
          </w:p>
        </w:tc>
      </w:tr>
      <w:tr w:rsidR="00AA76CB" w:rsidRPr="001F2D30" w:rsidTr="00D261F5">
        <w:trPr>
          <w:trHeight w:val="144"/>
        </w:trPr>
        <w:tc>
          <w:tcPr>
            <w:tcW w:w="900" w:type="pct"/>
          </w:tcPr>
          <w:p w:rsidR="00AA76CB" w:rsidRPr="001F2D30" w:rsidRDefault="00AA76CB" w:rsidP="00AA76CB">
            <w:pPr>
              <w:pStyle w:val="Heading4"/>
            </w:pPr>
            <w:r>
              <w:t>NOTE:</w:t>
            </w:r>
          </w:p>
        </w:tc>
        <w:tc>
          <w:tcPr>
            <w:tcW w:w="4100" w:type="pct"/>
            <w:gridSpan w:val="16"/>
            <w:tcBorders>
              <w:top w:val="single" w:sz="6" w:space="0" w:color="auto"/>
              <w:bottom w:val="single" w:sz="6" w:space="0" w:color="auto"/>
            </w:tcBorders>
          </w:tcPr>
          <w:p w:rsidR="00AA76CB" w:rsidRDefault="00AA76CB" w:rsidP="00AA76CB">
            <w:r>
              <w:t xml:space="preserve">Learning Strategy: </w:t>
            </w:r>
            <w:r w:rsidRPr="00D20AA3">
              <w:rPr>
                <w:u w:val="single"/>
              </w:rPr>
              <w:t>Content Presentation and Learning Guidance.</w:t>
            </w:r>
          </w:p>
          <w:p w:rsidR="00AA76CB" w:rsidRPr="001F2D30" w:rsidRDefault="00AA76CB" w:rsidP="00AA76CB">
            <w:pPr>
              <w:pStyle w:val="bullet1"/>
            </w:pPr>
            <w:r w:rsidRPr="002D5252">
              <w:t>Facilitate a discussion of the following instructional content.</w:t>
            </w:r>
          </w:p>
        </w:tc>
      </w:tr>
      <w:tr w:rsidR="00AA76CB" w:rsidRPr="001F2D30" w:rsidTr="00D261F5">
        <w:trPr>
          <w:trHeight w:val="144"/>
        </w:trPr>
        <w:tc>
          <w:tcPr>
            <w:tcW w:w="900" w:type="pct"/>
          </w:tcPr>
          <w:p w:rsidR="00AA76CB" w:rsidRPr="001F2D30" w:rsidRDefault="00AA76CB" w:rsidP="00AA76CB">
            <w:pPr>
              <w:pStyle w:val="Heading4"/>
            </w:pPr>
          </w:p>
        </w:tc>
        <w:tc>
          <w:tcPr>
            <w:tcW w:w="4100" w:type="pct"/>
            <w:gridSpan w:val="16"/>
            <w:tcBorders>
              <w:top w:val="single" w:sz="6" w:space="0" w:color="auto"/>
              <w:bottom w:val="single" w:sz="6" w:space="0" w:color="auto"/>
            </w:tcBorders>
          </w:tcPr>
          <w:p w:rsidR="00AA76CB" w:rsidRDefault="00AA76CB" w:rsidP="00AA76CB">
            <w:r>
              <w:t xml:space="preserve">CIDR is a method to shorten the </w:t>
            </w:r>
            <w:del w:id="373" w:author="Paul Donnell" w:date="2014-12-14T20:52:00Z">
              <w:r w:rsidDel="00B4249E">
                <w:delText xml:space="preserve">IP address and </w:delText>
              </w:r>
            </w:del>
            <w:r>
              <w:t>subnet mask.</w:t>
            </w:r>
          </w:p>
          <w:p w:rsidR="00AA76CB" w:rsidRDefault="00AA76CB" w:rsidP="00AA76CB">
            <w:r>
              <w:t xml:space="preserve">Recall the example </w:t>
            </w:r>
            <w:del w:id="374" w:author="Paul Donnell" w:date="2014-12-14T20:54:00Z">
              <w:r w:rsidDel="00014E18">
                <w:delText xml:space="preserve">has an </w:delText>
              </w:r>
            </w:del>
            <w:r>
              <w:t xml:space="preserve">IP address of 195.225.10.231 and Subnet Mask of 255.255.255.194. The table shows the subnet mask converted to binary. </w:t>
            </w:r>
          </w:p>
          <w:p w:rsidR="00AA76CB" w:rsidRDefault="00AA76CB" w:rsidP="00AA76CB">
            <w:r>
              <w:rPr>
                <w:noProof/>
              </w:rPr>
              <w:drawing>
                <wp:inline distT="0" distB="0" distL="0" distR="0">
                  <wp:extent cx="4847590" cy="1882775"/>
                  <wp:effectExtent l="19050" t="0" r="0" b="0"/>
                  <wp:docPr id="5" name="Picture 10" descr="CI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DR.png"/>
                          <pic:cNvPicPr/>
                        </pic:nvPicPr>
                        <pic:blipFill>
                          <a:blip r:embed="rId15" cstate="print"/>
                          <a:stretch>
                            <a:fillRect/>
                          </a:stretch>
                        </pic:blipFill>
                        <pic:spPr>
                          <a:xfrm>
                            <a:off x="0" y="0"/>
                            <a:ext cx="4847590" cy="1882775"/>
                          </a:xfrm>
                          <a:prstGeom prst="rect">
                            <a:avLst/>
                          </a:prstGeom>
                        </pic:spPr>
                      </pic:pic>
                    </a:graphicData>
                  </a:graphic>
                </wp:inline>
              </w:drawing>
            </w:r>
          </w:p>
          <w:p w:rsidR="00AA76CB" w:rsidRDefault="00AA76CB" w:rsidP="00AA76CB">
            <w:pPr>
              <w:rPr>
                <w:ins w:id="375" w:author="Paul Donnell" w:date="2014-12-14T20:58:00Z"/>
              </w:rPr>
            </w:pPr>
            <w:r>
              <w:t>To convert this to CIDR, write the Subnet Mask in binary and count the number of ones. In the example there are 26.  To represent this as CIDR, simply write /26 at the end of the IP address, resulting in 195.225.10.231 /26.</w:t>
            </w:r>
          </w:p>
          <w:p w:rsidR="00D93213" w:rsidRDefault="00014E18" w:rsidP="00D93213">
            <w:pPr>
              <w:rPr>
                <w:ins w:id="376" w:author="Paul Donnell" w:date="2014-12-14T21:04:00Z"/>
              </w:rPr>
            </w:pPr>
            <w:ins w:id="377" w:author="Paul Donnell" w:date="2014-12-14T20:58:00Z">
              <w:r>
                <w:t xml:space="preserve">In order to convert a subnet mask to CIDR fast, memorize the decimal conversion chart </w:t>
              </w:r>
            </w:ins>
            <w:ins w:id="378" w:author="Paul Donnell" w:date="2014-12-14T21:04:00Z">
              <w:r w:rsidR="00D93213">
                <w:t>below,</w:t>
              </w:r>
            </w:ins>
          </w:p>
          <w:p w:rsidR="00D93213" w:rsidRDefault="00D93213" w:rsidP="00D93213">
            <w:pPr>
              <w:rPr>
                <w:ins w:id="379" w:author="Paul Donnell" w:date="2014-12-14T21:04:00Z"/>
              </w:rPr>
            </w:pPr>
            <w:ins w:id="380" w:author="Paul Donnell" w:date="2014-12-14T21:04:00Z">
              <w:r>
                <w:t>Octet bit position to numerical value: (Adding them up as we go left to right in the octet)</w:t>
              </w:r>
            </w:ins>
          </w:p>
          <w:p w:rsidR="00D93213" w:rsidRDefault="00D93213" w:rsidP="00D93213">
            <w:pPr>
              <w:rPr>
                <w:ins w:id="381" w:author="Paul Donnell" w:date="2014-12-14T21:04:00Z"/>
              </w:rPr>
            </w:pPr>
          </w:p>
          <w:p w:rsidR="00D93213" w:rsidRDefault="00D93213" w:rsidP="00D93213">
            <w:pPr>
              <w:rPr>
                <w:ins w:id="382" w:author="Paul Donnell" w:date="2014-12-14T21:04:00Z"/>
              </w:rPr>
            </w:pPr>
            <w:ins w:id="383" w:author="Paul Donnell" w:date="2014-12-14T21:05:00Z">
              <w:r>
                <w:t>bit</w:t>
              </w:r>
            </w:ins>
            <w:ins w:id="384" w:author="Paul Donnell" w:date="2014-12-14T21:04:00Z">
              <w:r>
                <w:tab/>
                <w:t>1</w:t>
              </w:r>
              <w:r>
                <w:tab/>
                <w:t>=</w:t>
              </w:r>
              <w:r>
                <w:tab/>
                <w:t>128</w:t>
              </w:r>
            </w:ins>
          </w:p>
          <w:p w:rsidR="00D93213" w:rsidRDefault="00D93213" w:rsidP="00D93213">
            <w:pPr>
              <w:rPr>
                <w:ins w:id="385" w:author="Paul Donnell" w:date="2014-12-14T21:04:00Z"/>
              </w:rPr>
            </w:pPr>
            <w:ins w:id="386" w:author="Paul Donnell" w:date="2014-12-14T21:05:00Z">
              <w:r>
                <w:t>bit</w:t>
              </w:r>
            </w:ins>
            <w:ins w:id="387" w:author="Paul Donnell" w:date="2014-12-14T21:04:00Z">
              <w:r>
                <w:tab/>
                <w:t>2</w:t>
              </w:r>
              <w:r>
                <w:tab/>
                <w:t>=</w:t>
              </w:r>
              <w:r>
                <w:tab/>
                <w:t>192</w:t>
              </w:r>
            </w:ins>
          </w:p>
          <w:p w:rsidR="00D93213" w:rsidRDefault="00D93213" w:rsidP="00D93213">
            <w:pPr>
              <w:rPr>
                <w:ins w:id="388" w:author="Paul Donnell" w:date="2014-12-14T21:04:00Z"/>
              </w:rPr>
            </w:pPr>
            <w:ins w:id="389" w:author="Paul Donnell" w:date="2014-12-14T21:05:00Z">
              <w:r>
                <w:t>bit</w:t>
              </w:r>
            </w:ins>
            <w:ins w:id="390" w:author="Paul Donnell" w:date="2014-12-14T21:04:00Z">
              <w:r>
                <w:tab/>
                <w:t>3</w:t>
              </w:r>
              <w:r>
                <w:tab/>
                <w:t>=</w:t>
              </w:r>
              <w:r>
                <w:tab/>
                <w:t>224</w:t>
              </w:r>
            </w:ins>
          </w:p>
          <w:p w:rsidR="00D93213" w:rsidRDefault="00D93213" w:rsidP="00D93213">
            <w:pPr>
              <w:rPr>
                <w:ins w:id="391" w:author="Paul Donnell" w:date="2014-12-14T21:04:00Z"/>
              </w:rPr>
            </w:pPr>
            <w:ins w:id="392" w:author="Paul Donnell" w:date="2014-12-14T21:05:00Z">
              <w:r>
                <w:t>bit</w:t>
              </w:r>
            </w:ins>
            <w:ins w:id="393" w:author="Paul Donnell" w:date="2014-12-14T21:04:00Z">
              <w:r>
                <w:tab/>
                <w:t>4</w:t>
              </w:r>
              <w:r>
                <w:tab/>
                <w:t>=</w:t>
              </w:r>
              <w:r>
                <w:tab/>
                <w:t>240</w:t>
              </w:r>
            </w:ins>
          </w:p>
          <w:p w:rsidR="00D93213" w:rsidRDefault="00D93213" w:rsidP="00D93213">
            <w:pPr>
              <w:rPr>
                <w:ins w:id="394" w:author="Paul Donnell" w:date="2014-12-14T21:04:00Z"/>
              </w:rPr>
            </w:pPr>
            <w:ins w:id="395" w:author="Paul Donnell" w:date="2014-12-14T21:05:00Z">
              <w:r>
                <w:t>bit</w:t>
              </w:r>
            </w:ins>
            <w:ins w:id="396" w:author="Paul Donnell" w:date="2014-12-14T21:04:00Z">
              <w:r>
                <w:tab/>
                <w:t>5</w:t>
              </w:r>
              <w:r>
                <w:tab/>
                <w:t>=</w:t>
              </w:r>
              <w:r>
                <w:tab/>
                <w:t>248</w:t>
              </w:r>
            </w:ins>
          </w:p>
          <w:p w:rsidR="00D93213" w:rsidRDefault="00D93213" w:rsidP="00D93213">
            <w:pPr>
              <w:rPr>
                <w:ins w:id="397" w:author="Paul Donnell" w:date="2014-12-14T21:04:00Z"/>
              </w:rPr>
            </w:pPr>
            <w:ins w:id="398" w:author="Paul Donnell" w:date="2014-12-14T21:05:00Z">
              <w:r>
                <w:t>bit</w:t>
              </w:r>
            </w:ins>
            <w:ins w:id="399" w:author="Paul Donnell" w:date="2014-12-14T21:04:00Z">
              <w:r>
                <w:tab/>
                <w:t>6</w:t>
              </w:r>
              <w:r>
                <w:tab/>
                <w:t>=</w:t>
              </w:r>
              <w:r>
                <w:tab/>
                <w:t>252</w:t>
              </w:r>
            </w:ins>
          </w:p>
          <w:p w:rsidR="00D93213" w:rsidRDefault="00D93213" w:rsidP="00D93213">
            <w:pPr>
              <w:rPr>
                <w:ins w:id="400" w:author="Paul Donnell" w:date="2014-12-14T21:04:00Z"/>
              </w:rPr>
            </w:pPr>
            <w:ins w:id="401" w:author="Paul Donnell" w:date="2014-12-14T21:05:00Z">
              <w:r>
                <w:t>bit</w:t>
              </w:r>
            </w:ins>
            <w:ins w:id="402" w:author="Paul Donnell" w:date="2014-12-14T21:04:00Z">
              <w:r>
                <w:tab/>
                <w:t>7</w:t>
              </w:r>
              <w:r>
                <w:tab/>
                <w:t>=</w:t>
              </w:r>
              <w:r>
                <w:tab/>
                <w:t>254</w:t>
              </w:r>
            </w:ins>
          </w:p>
          <w:p w:rsidR="00D93213" w:rsidRDefault="00D93213" w:rsidP="00D93213">
            <w:pPr>
              <w:rPr>
                <w:ins w:id="403" w:author="Paul Donnell" w:date="2014-12-14T21:04:00Z"/>
              </w:rPr>
            </w:pPr>
            <w:ins w:id="404" w:author="Paul Donnell" w:date="2014-12-14T21:05:00Z">
              <w:r>
                <w:t>bit</w:t>
              </w:r>
            </w:ins>
            <w:ins w:id="405" w:author="Paul Donnell" w:date="2014-12-14T21:04:00Z">
              <w:r>
                <w:tab/>
                <w:t>8</w:t>
              </w:r>
              <w:r>
                <w:tab/>
                <w:t>=</w:t>
              </w:r>
              <w:r>
                <w:tab/>
                <w:t>255</w:t>
              </w:r>
              <w:r>
                <w:tab/>
              </w:r>
            </w:ins>
          </w:p>
          <w:p w:rsidR="00D93213" w:rsidRDefault="00D93213" w:rsidP="00D93213">
            <w:pPr>
              <w:rPr>
                <w:ins w:id="406" w:author="Paul Donnell" w:date="2014-12-14T21:04:00Z"/>
              </w:rPr>
            </w:pPr>
          </w:p>
          <w:p w:rsidR="00D93213" w:rsidRDefault="00014E18" w:rsidP="00D93213">
            <w:pPr>
              <w:rPr>
                <w:ins w:id="407" w:author="Paul Donnell" w:date="2014-12-14T21:07:00Z"/>
              </w:rPr>
            </w:pPr>
            <w:ins w:id="408" w:author="Paul Donnell" w:date="2014-12-14T20:58:00Z">
              <w:r>
                <w:t xml:space="preserve"> If you learn to add the octet bits from left to right you will make a quick list of decimal </w:t>
              </w:r>
            </w:ins>
            <w:ins w:id="409" w:author="Paul Donnell" w:date="2014-12-14T21:00:00Z">
              <w:r>
                <w:t xml:space="preserve">values. Notice there are eight numbers </w:t>
              </w:r>
            </w:ins>
            <w:ins w:id="410" w:author="Paul Donnell" w:date="2014-12-14T21:06:00Z">
              <w:r w:rsidR="00D93213">
                <w:t>in the list</w:t>
              </w:r>
            </w:ins>
            <w:ins w:id="411" w:author="Paul Donnell" w:date="2014-12-14T21:07:00Z">
              <w:r w:rsidR="00D93213">
                <w:t xml:space="preserve"> created from adding </w:t>
              </w:r>
            </w:ins>
            <w:ins w:id="412" w:author="Paul Donnell" w:date="2014-12-14T21:00:00Z">
              <w:r>
                <w:t xml:space="preserve">the bits from left to right in one octet. </w:t>
              </w:r>
            </w:ins>
          </w:p>
          <w:p w:rsidR="00014E18" w:rsidRPr="00CC1F5F" w:rsidRDefault="00D93213" w:rsidP="00D93213">
            <w:pPr>
              <w:rPr>
                <w:highlight w:val="yellow"/>
              </w:rPr>
            </w:pPr>
            <w:ins w:id="413" w:author="Paul Donnell" w:date="2014-12-14T21:07:00Z">
              <w:r>
                <w:t>Using the chart above</w:t>
              </w:r>
            </w:ins>
            <w:ins w:id="414" w:author="Paul Donnell" w:date="2014-12-14T21:09:00Z">
              <w:r>
                <w:t>, if</w:t>
              </w:r>
            </w:ins>
            <w:ins w:id="415" w:author="Paul Donnell" w:date="2014-12-14T21:00:00Z">
              <w:r w:rsidR="00014E18">
                <w:t xml:space="preserve"> given a subnet mask of 255.255.255.</w:t>
              </w:r>
            </w:ins>
            <w:ins w:id="416" w:author="Paul Donnell" w:date="2014-12-14T21:07:00Z">
              <w:r>
                <w:t>you</w:t>
              </w:r>
            </w:ins>
            <w:ins w:id="417" w:author="Paul Donnell" w:date="2014-12-14T21:00:00Z">
              <w:r w:rsidR="00014E18">
                <w:t xml:space="preserve"> can </w:t>
              </w:r>
            </w:ins>
            <w:ins w:id="418" w:author="Paul Donnell" w:date="2014-12-14T21:02:00Z">
              <w:r w:rsidR="00014E18">
                <w:t xml:space="preserve">covert it quickly. </w:t>
              </w:r>
            </w:ins>
            <w:ins w:id="419" w:author="Paul Donnell" w:date="2014-12-14T21:08:00Z">
              <w:r>
                <w:t>T</w:t>
              </w:r>
            </w:ins>
            <w:ins w:id="420" w:author="Paul Donnell" w:date="2014-12-14T21:02:00Z">
              <w:r w:rsidR="00014E18">
                <w:t xml:space="preserve">he first three </w:t>
              </w:r>
            </w:ins>
            <w:ins w:id="421" w:author="Paul Donnell" w:date="2014-12-14T21:08:00Z">
              <w:r>
                <w:t>octets</w:t>
              </w:r>
            </w:ins>
            <w:ins w:id="422" w:author="Paul Donnell" w:date="2014-12-14T21:02:00Z">
              <w:r w:rsidR="00014E18">
                <w:t xml:space="preserve"> contain eight ones which equals </w:t>
              </w:r>
            </w:ins>
            <w:ins w:id="423" w:author="Paul Donnell" w:date="2014-12-14T21:08:00Z">
              <w:r>
                <w:t>24</w:t>
              </w:r>
            </w:ins>
            <w:ins w:id="424" w:author="Paul Donnell" w:date="2014-12-14T21:02:00Z">
              <w:r w:rsidR="00014E18">
                <w:t>. The last octet contain</w:t>
              </w:r>
            </w:ins>
            <w:ins w:id="425" w:author="Paul Donnell" w:date="2014-12-14T21:08:00Z">
              <w:r>
                <w:t>s</w:t>
              </w:r>
            </w:ins>
            <w:ins w:id="426" w:author="Paul Donnell" w:date="2014-12-14T21:02:00Z">
              <w:r w:rsidR="00014E18">
                <w:t xml:space="preserve"> 2 subnet bits </w:t>
              </w:r>
            </w:ins>
            <w:ins w:id="427" w:author="Paul Donnell" w:date="2014-12-14T21:08:00Z">
              <w:r>
                <w:t>(ones)</w:t>
              </w:r>
            </w:ins>
            <w:ins w:id="428" w:author="Paul Donnell" w:date="2014-12-14T21:09:00Z">
              <w:r>
                <w:t xml:space="preserve">. I </w:t>
              </w:r>
              <w:proofErr w:type="spellStart"/>
              <w:r>
                <w:t>calulcated</w:t>
              </w:r>
              <w:proofErr w:type="spellEnd"/>
              <w:r>
                <w:t xml:space="preserve"> 2 subnet bits because I used the chart above and I moved 2 bits to find 192</w:t>
              </w:r>
            </w:ins>
            <w:ins w:id="429" w:author="Paul Donnell" w:date="2014-12-14T21:03:00Z">
              <w:r w:rsidR="00014E18">
                <w:t xml:space="preserve">. Therefore, the CIDR is 8+8+8+2 = 26. </w:t>
              </w:r>
            </w:ins>
          </w:p>
        </w:tc>
      </w:tr>
      <w:tr w:rsidR="00EC7146" w:rsidRPr="001F2D30" w:rsidTr="00D261F5">
        <w:trPr>
          <w:trHeight w:val="144"/>
        </w:trPr>
        <w:tc>
          <w:tcPr>
            <w:tcW w:w="900" w:type="pct"/>
          </w:tcPr>
          <w:p w:rsidR="00EC7146" w:rsidRPr="00714D09" w:rsidRDefault="00EC7146" w:rsidP="00C26834">
            <w:pPr>
              <w:pStyle w:val="Heading4"/>
            </w:pPr>
            <w:r>
              <w:lastRenderedPageBreak/>
              <w:t>Check on Learning</w:t>
            </w:r>
          </w:p>
        </w:tc>
        <w:tc>
          <w:tcPr>
            <w:tcW w:w="4100" w:type="pct"/>
            <w:gridSpan w:val="16"/>
            <w:tcBorders>
              <w:top w:val="single" w:sz="6" w:space="0" w:color="auto"/>
              <w:bottom w:val="single" w:sz="6" w:space="0" w:color="auto"/>
            </w:tcBorders>
          </w:tcPr>
          <w:p w:rsidR="00EC7146" w:rsidRPr="0035245F" w:rsidRDefault="00EC7146" w:rsidP="00C26834">
            <w:r w:rsidRPr="0035245F">
              <w:t xml:space="preserve">Learning Strategy: </w:t>
            </w:r>
            <w:r>
              <w:rPr>
                <w:u w:val="single"/>
              </w:rPr>
              <w:t>Assessment.</w:t>
            </w:r>
          </w:p>
          <w:p w:rsidR="00EC7146" w:rsidRPr="0035245F" w:rsidRDefault="00EC7146" w:rsidP="00C26834">
            <w:r w:rsidRPr="0035245F">
              <w:t>Conduct a quick review to determine if the students have learned the presented material. Ask open ended questions and solicit student answers and explanations. Encourage students to provide feedback to each other. The following question may be used to assess student knowledge.</w:t>
            </w:r>
          </w:p>
          <w:p w:rsidR="00EC7146" w:rsidRPr="0035245F" w:rsidRDefault="00EC7146" w:rsidP="00C26834">
            <w:r w:rsidRPr="0035245F">
              <w:rPr>
                <w:b/>
              </w:rPr>
              <w:t>Question</w:t>
            </w:r>
            <w:r w:rsidRPr="0035245F">
              <w:t xml:space="preserve">: </w:t>
            </w:r>
            <w:r>
              <w:t xml:space="preserve">You have an </w:t>
            </w:r>
            <w:del w:id="430" w:author="Paul Donnell" w:date="2014-12-14T21:14:00Z">
              <w:r w:rsidDel="00D93213">
                <w:delText xml:space="preserve"> </w:delText>
              </w:r>
            </w:del>
            <w:r>
              <w:t xml:space="preserve">IP address of 123.122.25.0 and a </w:t>
            </w:r>
            <w:del w:id="431" w:author="Paul Donnell" w:date="2014-12-14T20:56:00Z">
              <w:r w:rsidDel="00014E18">
                <w:delText xml:space="preserve">network </w:delText>
              </w:r>
            </w:del>
            <w:ins w:id="432" w:author="Paul Donnell" w:date="2014-12-14T20:56:00Z">
              <w:r w:rsidR="00014E18">
                <w:t xml:space="preserve">subnet </w:t>
              </w:r>
            </w:ins>
            <w:r>
              <w:t xml:space="preserve">mask of 255.255.224.0.  How would you write this IP address </w:t>
            </w:r>
            <w:del w:id="433" w:author="Paul Donnell" w:date="2014-12-14T20:57:00Z">
              <w:r w:rsidDel="00014E18">
                <w:delText>in the</w:delText>
              </w:r>
            </w:del>
            <w:ins w:id="434" w:author="Paul Donnell" w:date="2014-12-14T20:57:00Z">
              <w:r w:rsidR="00014E18">
                <w:t>in</w:t>
              </w:r>
            </w:ins>
            <w:r>
              <w:t xml:space="preserve"> </w:t>
            </w:r>
            <w:proofErr w:type="gramStart"/>
            <w:r>
              <w:t xml:space="preserve">CIDR </w:t>
            </w:r>
            <w:proofErr w:type="gramEnd"/>
            <w:del w:id="435" w:author="Paul Donnell" w:date="2014-12-14T20:57:00Z">
              <w:r w:rsidDel="00014E18">
                <w:delText>method?</w:delText>
              </w:r>
            </w:del>
            <w:ins w:id="436" w:author="Paul Donnell" w:date="2014-12-14T20:57:00Z">
              <w:r w:rsidR="00014E18">
                <w:t>?</w:t>
              </w:r>
            </w:ins>
          </w:p>
          <w:p w:rsidR="00EC7146" w:rsidRPr="001F2D30" w:rsidRDefault="00EC7146" w:rsidP="00EC7146">
            <w:pPr>
              <w:pStyle w:val="bullet1"/>
              <w:numPr>
                <w:ilvl w:val="0"/>
                <w:numId w:val="1"/>
              </w:numPr>
            </w:pPr>
            <w:r w:rsidRPr="0035245F">
              <w:rPr>
                <w:b/>
              </w:rPr>
              <w:t>Answer</w:t>
            </w:r>
            <w:r w:rsidRPr="0035245F">
              <w:t xml:space="preserve">: </w:t>
            </w:r>
            <w:r>
              <w:t>123.122.25.0 /19</w:t>
            </w:r>
          </w:p>
        </w:tc>
      </w:tr>
      <w:tr w:rsidR="00EC7146" w:rsidRPr="001F2D30" w:rsidTr="00D261F5">
        <w:trPr>
          <w:trHeight w:val="144"/>
        </w:trPr>
        <w:tc>
          <w:tcPr>
            <w:tcW w:w="900" w:type="pct"/>
          </w:tcPr>
          <w:p w:rsidR="00EC7146" w:rsidRDefault="00EC7146" w:rsidP="00AA76CB">
            <w:pPr>
              <w:pStyle w:val="Heading4"/>
            </w:pPr>
            <w:r>
              <w:t>Review Summary</w:t>
            </w:r>
          </w:p>
        </w:tc>
        <w:tc>
          <w:tcPr>
            <w:tcW w:w="4100" w:type="pct"/>
            <w:gridSpan w:val="16"/>
            <w:tcBorders>
              <w:top w:val="single" w:sz="6" w:space="0" w:color="auto"/>
            </w:tcBorders>
          </w:tcPr>
          <w:p w:rsidR="00EC7146" w:rsidRPr="006638D3" w:rsidRDefault="00EC7146" w:rsidP="00AA76CB">
            <w:r w:rsidRPr="00094A1B">
              <w:t>If necessary, provide a short summary of the topic.</w:t>
            </w:r>
          </w:p>
        </w:tc>
      </w:tr>
      <w:tr w:rsidR="00EC7146" w:rsidRPr="000958C2" w:rsidTr="00D261F5">
        <w:trPr>
          <w:trHeight w:val="144"/>
        </w:trPr>
        <w:tc>
          <w:tcPr>
            <w:tcW w:w="900" w:type="pct"/>
          </w:tcPr>
          <w:p w:rsidR="00EC7146" w:rsidRPr="000958C2" w:rsidRDefault="00EC7146" w:rsidP="00AA76CB">
            <w:pPr>
              <w:pStyle w:val="Heading4"/>
            </w:pPr>
            <w:r w:rsidRPr="000958C2">
              <w:t xml:space="preserve">ELO </w:t>
            </w:r>
            <w:r>
              <w:t>C – LSA 3.</w:t>
            </w:r>
          </w:p>
        </w:tc>
        <w:tc>
          <w:tcPr>
            <w:tcW w:w="4100" w:type="pct"/>
            <w:gridSpan w:val="16"/>
            <w:tcBorders>
              <w:top w:val="single" w:sz="6" w:space="0" w:color="auto"/>
              <w:bottom w:val="single" w:sz="6" w:space="0" w:color="auto"/>
            </w:tcBorders>
          </w:tcPr>
          <w:p w:rsidR="00EC7146" w:rsidRPr="001F2D30" w:rsidRDefault="00EC7146" w:rsidP="00AA76CB">
            <w:pPr>
              <w:pStyle w:val="Heading4"/>
              <w:rPr>
                <w:highlight w:val="yellow"/>
              </w:rPr>
            </w:pPr>
            <w:r w:rsidRPr="00201A3E">
              <w:t>Determine the Number of Subnets</w:t>
            </w:r>
          </w:p>
        </w:tc>
      </w:tr>
      <w:tr w:rsidR="00EC7146" w:rsidRPr="000958C2" w:rsidTr="00D261F5">
        <w:trPr>
          <w:trHeight w:val="144"/>
        </w:trPr>
        <w:tc>
          <w:tcPr>
            <w:tcW w:w="900" w:type="pct"/>
          </w:tcPr>
          <w:p w:rsidR="00EC7146" w:rsidRPr="001F2D30" w:rsidRDefault="00EC7146" w:rsidP="00AA76CB">
            <w:pPr>
              <w:pStyle w:val="Heading4"/>
            </w:pPr>
          </w:p>
        </w:tc>
        <w:tc>
          <w:tcPr>
            <w:tcW w:w="4100" w:type="pct"/>
            <w:gridSpan w:val="16"/>
            <w:tcBorders>
              <w:top w:val="single" w:sz="6" w:space="0" w:color="auto"/>
              <w:bottom w:val="single" w:sz="6" w:space="0" w:color="auto"/>
            </w:tcBorders>
          </w:tcPr>
          <w:p w:rsidR="00EC7146" w:rsidRPr="001B649F" w:rsidRDefault="00EC7146" w:rsidP="00AA76CB">
            <w:pPr>
              <w:pStyle w:val="MOI"/>
            </w:pPr>
            <w:r w:rsidRPr="001B649F">
              <w:t>Method of Instruction:</w:t>
            </w:r>
            <w:r w:rsidRPr="001B649F">
              <w:tab/>
              <w:t>Discussion (Large or Small Group)</w:t>
            </w:r>
          </w:p>
          <w:p w:rsidR="00EC7146" w:rsidRPr="001B649F" w:rsidRDefault="00EC7146" w:rsidP="00AA76CB">
            <w:pPr>
              <w:pStyle w:val="MOI"/>
            </w:pPr>
            <w:r w:rsidRPr="001B649F">
              <w:t>Instr Type (I:S Ratio/Qty):</w:t>
            </w:r>
            <w:r w:rsidRPr="001B649F">
              <w:tab/>
              <w:t>Contract Instructor (1:16/0)</w:t>
            </w:r>
          </w:p>
          <w:p w:rsidR="00EC7146" w:rsidRPr="001B649F" w:rsidRDefault="00EC7146" w:rsidP="00AA76CB">
            <w:pPr>
              <w:pStyle w:val="MOI"/>
            </w:pPr>
            <w:r w:rsidRPr="001B649F">
              <w:t>Time of Instruction:</w:t>
            </w:r>
            <w:r w:rsidRPr="001B649F">
              <w:tab/>
              <w:t>10 mins</w:t>
            </w:r>
          </w:p>
          <w:p w:rsidR="00EC7146" w:rsidRPr="001B649F" w:rsidRDefault="00EC7146" w:rsidP="00AA76CB">
            <w:pPr>
              <w:pStyle w:val="MOI"/>
            </w:pPr>
            <w:r w:rsidRPr="001B649F">
              <w:t>Instructional Strategy:</w:t>
            </w:r>
            <w:r w:rsidRPr="001B649F">
              <w:tab/>
              <w:t>Large Group Instruction</w:t>
            </w:r>
          </w:p>
          <w:p w:rsidR="00EC7146" w:rsidRDefault="00EC7146" w:rsidP="00AA76CB">
            <w:pPr>
              <w:pStyle w:val="MOI"/>
            </w:pPr>
            <w:r w:rsidRPr="001B649F">
              <w:t>Media Type:</w:t>
            </w:r>
            <w:r w:rsidRPr="001B649F">
              <w:tab/>
              <w:t>Computer Assisted Instruction</w:t>
            </w:r>
          </w:p>
          <w:p w:rsidR="00EC7146" w:rsidRDefault="00EC7146" w:rsidP="00AA76CB">
            <w:pPr>
              <w:pStyle w:val="MOI"/>
            </w:pPr>
            <w:r>
              <w:t>Other Media:</w:t>
            </w:r>
            <w:r>
              <w:tab/>
              <w:t>None</w:t>
            </w:r>
          </w:p>
          <w:p w:rsidR="00EC7146" w:rsidRPr="001F2D30" w:rsidRDefault="00EC7146" w:rsidP="00AA76CB">
            <w:pPr>
              <w:pStyle w:val="MOI"/>
            </w:pPr>
            <w:r>
              <w:t>Security Classification:</w:t>
            </w:r>
            <w:r>
              <w:tab/>
              <w:t>Unclassified</w:t>
            </w:r>
          </w:p>
        </w:tc>
      </w:tr>
      <w:tr w:rsidR="00EC7146" w:rsidRPr="001F2D30" w:rsidTr="00D261F5">
        <w:trPr>
          <w:trHeight w:val="144"/>
        </w:trPr>
        <w:tc>
          <w:tcPr>
            <w:tcW w:w="900" w:type="pct"/>
          </w:tcPr>
          <w:p w:rsidR="00EC7146" w:rsidRPr="001F2D30" w:rsidRDefault="00EC7146" w:rsidP="00AA76CB">
            <w:pPr>
              <w:pStyle w:val="Heading4"/>
            </w:pPr>
            <w:r>
              <w:t>NOTE:</w:t>
            </w:r>
          </w:p>
        </w:tc>
        <w:tc>
          <w:tcPr>
            <w:tcW w:w="4100" w:type="pct"/>
            <w:gridSpan w:val="16"/>
            <w:tcBorders>
              <w:top w:val="single" w:sz="6" w:space="0" w:color="auto"/>
              <w:bottom w:val="single" w:sz="6" w:space="0" w:color="auto"/>
            </w:tcBorders>
          </w:tcPr>
          <w:p w:rsidR="00EC7146" w:rsidRDefault="00EC7146" w:rsidP="00AA76CB">
            <w:r>
              <w:t xml:space="preserve">Learning Strategy: </w:t>
            </w:r>
            <w:r w:rsidRPr="00D20AA3">
              <w:rPr>
                <w:u w:val="single"/>
              </w:rPr>
              <w:t>Content Presentation and Learning Guidance.</w:t>
            </w:r>
          </w:p>
          <w:p w:rsidR="00EC7146" w:rsidRPr="001F2D30" w:rsidRDefault="00EC7146" w:rsidP="00AA76CB">
            <w:pPr>
              <w:pStyle w:val="bullet1"/>
            </w:pPr>
            <w:r w:rsidRPr="002D5252">
              <w:t>Facilitate a discussion of the following instructional content.</w:t>
            </w:r>
          </w:p>
        </w:tc>
      </w:tr>
      <w:tr w:rsidR="00EC7146" w:rsidRPr="001F2D30" w:rsidTr="00D261F5">
        <w:trPr>
          <w:trHeight w:val="144"/>
        </w:trPr>
        <w:tc>
          <w:tcPr>
            <w:tcW w:w="900" w:type="pct"/>
          </w:tcPr>
          <w:p w:rsidR="00EC7146" w:rsidRPr="001F2D30" w:rsidRDefault="00EC7146" w:rsidP="00AA76CB">
            <w:pPr>
              <w:pStyle w:val="Heading4"/>
            </w:pPr>
          </w:p>
        </w:tc>
        <w:tc>
          <w:tcPr>
            <w:tcW w:w="4100" w:type="pct"/>
            <w:gridSpan w:val="16"/>
            <w:tcBorders>
              <w:top w:val="single" w:sz="6" w:space="0" w:color="auto"/>
              <w:bottom w:val="single" w:sz="6" w:space="0" w:color="auto"/>
            </w:tcBorders>
          </w:tcPr>
          <w:p w:rsidR="00EC7146" w:rsidRPr="00201A3E" w:rsidRDefault="00EC7146" w:rsidP="00AA76CB">
            <w:pPr>
              <w:pStyle w:val="Heading4"/>
              <w:rPr>
                <w:b w:val="0"/>
                <w:bCs w:val="0"/>
                <w:szCs w:val="20"/>
              </w:rPr>
            </w:pPr>
            <w:r w:rsidRPr="00201A3E">
              <w:rPr>
                <w:b w:val="0"/>
                <w:bCs w:val="0"/>
                <w:szCs w:val="20"/>
              </w:rPr>
              <w:t>The total number of subnets is dependent upon the number of bits that were allocated to the subnet.</w:t>
            </w:r>
          </w:p>
          <w:p w:rsidR="00EC7146" w:rsidRPr="00201A3E" w:rsidDel="00D93213" w:rsidRDefault="00EC7146" w:rsidP="00AA76CB">
            <w:pPr>
              <w:pStyle w:val="Heading4"/>
              <w:rPr>
                <w:del w:id="437" w:author="Paul Donnell" w:date="2014-12-14T21:10:00Z"/>
                <w:b w:val="0"/>
                <w:bCs w:val="0"/>
                <w:sz w:val="28"/>
                <w:szCs w:val="28"/>
              </w:rPr>
            </w:pPr>
            <w:del w:id="438" w:author="Paul Donnell" w:date="2014-12-14T21:10:00Z">
              <w:r w:rsidRPr="00201A3E" w:rsidDel="00D93213">
                <w:rPr>
                  <w:b w:val="0"/>
                  <w:bCs w:val="0"/>
                  <w:szCs w:val="20"/>
                </w:rPr>
                <w:delText xml:space="preserve">The formula used to determine the number of subnets is: </w:delText>
              </w:r>
              <w:r w:rsidRPr="00201A3E" w:rsidDel="00D93213">
                <w:rPr>
                  <w:b w:val="0"/>
                  <w:bCs w:val="0"/>
                </w:rPr>
                <w:delText>2</w:delText>
              </w:r>
              <w:r w:rsidRPr="00201A3E" w:rsidDel="00D93213">
                <w:rPr>
                  <w:b w:val="0"/>
                  <w:bCs w:val="0"/>
                  <w:vertAlign w:val="superscript"/>
                </w:rPr>
                <w:delText>x</w:delText>
              </w:r>
              <w:r w:rsidDel="00D93213">
                <w:rPr>
                  <w:b w:val="0"/>
                  <w:bCs w:val="0"/>
                  <w:szCs w:val="20"/>
                </w:rPr>
                <w:delText>.  In</w:delText>
              </w:r>
              <w:r w:rsidRPr="00201A3E" w:rsidDel="00D93213">
                <w:rPr>
                  <w:b w:val="0"/>
                  <w:bCs w:val="0"/>
                  <w:szCs w:val="20"/>
                </w:rPr>
                <w:delText xml:space="preserve"> the formula, x is the number of bits allocated to the subnet ID.</w:delText>
              </w:r>
            </w:del>
          </w:p>
          <w:p w:rsidR="00EC7146" w:rsidDel="00D93213" w:rsidRDefault="0059683B" w:rsidP="00AA76CB">
            <w:pPr>
              <w:pStyle w:val="Heading4"/>
              <w:rPr>
                <w:del w:id="439" w:author="Paul Donnell" w:date="2014-12-14T21:10:00Z"/>
                <w:b w:val="0"/>
                <w:bCs w:val="0"/>
                <w:szCs w:val="20"/>
              </w:rPr>
            </w:pPr>
            <w:del w:id="440" w:author="Paul Donnell" w:date="2014-12-14T21:10:00Z">
              <w:r>
                <w:rPr>
                  <w:b w:val="0"/>
                  <w:bCs w:val="0"/>
                  <w:noProof/>
                  <w:szCs w:val="20"/>
                </w:rPr>
                <w:drawing>
                  <wp:inline distT="0" distB="0" distL="0" distR="0">
                    <wp:extent cx="4847590" cy="1882775"/>
                    <wp:effectExtent l="19050" t="0" r="0" b="0"/>
                    <wp:docPr id="18" name="Picture 11" descr="sub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net.png"/>
                            <pic:cNvPicPr/>
                          </pic:nvPicPr>
                          <pic:blipFill>
                            <a:blip r:embed="rId16" cstate="print"/>
                            <a:stretch>
                              <a:fillRect/>
                            </a:stretch>
                          </pic:blipFill>
                          <pic:spPr>
                            <a:xfrm>
                              <a:off x="0" y="0"/>
                              <a:ext cx="4847590" cy="1882775"/>
                            </a:xfrm>
                            <a:prstGeom prst="rect">
                              <a:avLst/>
                            </a:prstGeom>
                          </pic:spPr>
                        </pic:pic>
                      </a:graphicData>
                    </a:graphic>
                  </wp:inline>
                </w:drawing>
              </w:r>
            </w:del>
          </w:p>
          <w:p w:rsidR="00EC7146" w:rsidRDefault="00EC7146" w:rsidP="00AA76CB">
            <w:pPr>
              <w:pStyle w:val="Heading4"/>
              <w:rPr>
                <w:ins w:id="441" w:author="Paul Donnell" w:date="2014-12-14T21:11:00Z"/>
                <w:b w:val="0"/>
                <w:bCs w:val="0"/>
                <w:szCs w:val="20"/>
              </w:rPr>
            </w:pPr>
            <w:del w:id="442" w:author="Paul Donnell" w:date="2014-12-14T21:10:00Z">
              <w:r w:rsidRPr="00201A3E" w:rsidDel="00D93213">
                <w:rPr>
                  <w:b w:val="0"/>
                  <w:bCs w:val="0"/>
                  <w:szCs w:val="20"/>
                </w:rPr>
                <w:delText xml:space="preserve">In </w:delText>
              </w:r>
              <w:r w:rsidDel="00D93213">
                <w:rPr>
                  <w:b w:val="0"/>
                  <w:bCs w:val="0"/>
                  <w:szCs w:val="20"/>
                </w:rPr>
                <w:delText xml:space="preserve">the </w:delText>
              </w:r>
              <w:r w:rsidRPr="00201A3E" w:rsidDel="00D93213">
                <w:rPr>
                  <w:b w:val="0"/>
                  <w:bCs w:val="0"/>
                  <w:szCs w:val="20"/>
                </w:rPr>
                <w:delText>example subnet mask, 2 bits were assigned to the subnet (the first two spots in the final octet - 11000000).</w:delText>
              </w:r>
              <w:r w:rsidDel="00D93213">
                <w:rPr>
                  <w:b w:val="0"/>
                  <w:bCs w:val="0"/>
                  <w:szCs w:val="20"/>
                </w:rPr>
                <w:delText xml:space="preserve">  </w:delText>
              </w:r>
              <w:r w:rsidRPr="00201A3E" w:rsidDel="00D93213">
                <w:rPr>
                  <w:b w:val="0"/>
                  <w:bCs w:val="0"/>
                  <w:szCs w:val="20"/>
                </w:rPr>
                <w:delText>Replacing x with 2 results in 2</w:delText>
              </w:r>
              <w:r w:rsidRPr="00201A3E" w:rsidDel="00D93213">
                <w:rPr>
                  <w:b w:val="0"/>
                  <w:bCs w:val="0"/>
                  <w:szCs w:val="20"/>
                  <w:vertAlign w:val="superscript"/>
                </w:rPr>
                <w:delText>2</w:delText>
              </w:r>
              <w:r w:rsidRPr="00201A3E" w:rsidDel="00D93213">
                <w:rPr>
                  <w:b w:val="0"/>
                  <w:bCs w:val="0"/>
                  <w:szCs w:val="20"/>
                </w:rPr>
                <w:delText xml:space="preserve">; which equals 4. Therefore, there are 4 subnets in </w:delText>
              </w:r>
              <w:r w:rsidDel="00D93213">
                <w:rPr>
                  <w:b w:val="0"/>
                  <w:bCs w:val="0"/>
                  <w:szCs w:val="20"/>
                </w:rPr>
                <w:delText xml:space="preserve">the </w:delText>
              </w:r>
              <w:r w:rsidRPr="00201A3E" w:rsidDel="00D93213">
                <w:rPr>
                  <w:b w:val="0"/>
                  <w:bCs w:val="0"/>
                  <w:szCs w:val="20"/>
                </w:rPr>
                <w:delText>example.</w:delText>
              </w:r>
            </w:del>
            <w:ins w:id="443" w:author="Paul Donnell" w:date="2014-12-14T21:10:00Z">
              <w:r w:rsidR="00D93213">
                <w:rPr>
                  <w:b w:val="0"/>
                  <w:bCs w:val="0"/>
                  <w:szCs w:val="20"/>
                </w:rPr>
                <w:t xml:space="preserve">We can easily calculate how many subnets </w:t>
              </w:r>
            </w:ins>
            <w:ins w:id="444" w:author="Paul Donnell" w:date="2014-12-14T21:25:00Z">
              <w:r w:rsidR="003624FE">
                <w:rPr>
                  <w:b w:val="0"/>
                  <w:bCs w:val="0"/>
                  <w:szCs w:val="20"/>
                </w:rPr>
                <w:t>are created</w:t>
              </w:r>
            </w:ins>
            <w:ins w:id="445" w:author="Paul Donnell" w:date="2014-12-14T21:10:00Z">
              <w:r w:rsidR="00D93213">
                <w:rPr>
                  <w:b w:val="0"/>
                  <w:bCs w:val="0"/>
                  <w:szCs w:val="20"/>
                </w:rPr>
                <w:t xml:space="preserve"> from the subnet bits by using the Powers of 2 </w:t>
              </w:r>
              <w:proofErr w:type="gramStart"/>
              <w:r w:rsidR="00D93213">
                <w:rPr>
                  <w:b w:val="0"/>
                  <w:bCs w:val="0"/>
                  <w:szCs w:val="20"/>
                </w:rPr>
                <w:t>chart</w:t>
              </w:r>
              <w:proofErr w:type="gramEnd"/>
              <w:r w:rsidR="00D93213">
                <w:rPr>
                  <w:b w:val="0"/>
                  <w:bCs w:val="0"/>
                  <w:szCs w:val="20"/>
                </w:rPr>
                <w:t xml:space="preserve"> below.</w:t>
              </w:r>
            </w:ins>
          </w:p>
          <w:p w:rsidR="00D93213" w:rsidRPr="00D93213" w:rsidRDefault="00D93213" w:rsidP="00D93213">
            <w:pPr>
              <w:pStyle w:val="NoSpacing"/>
              <w:rPr>
                <w:ins w:id="446" w:author="Paul Donnell" w:date="2014-12-14T21:11:00Z"/>
                <w:b w:val="0"/>
                <w:sz w:val="18"/>
                <w:szCs w:val="18"/>
                <w:u w:val="none"/>
                <w:rPrChange w:id="447" w:author="Paul Donnell" w:date="2014-12-14T21:11:00Z">
                  <w:rPr>
                    <w:ins w:id="448" w:author="Paul Donnell" w:date="2014-12-14T21:11:00Z"/>
                    <w:sz w:val="24"/>
                    <w:szCs w:val="24"/>
                  </w:rPr>
                </w:rPrChange>
              </w:rPr>
            </w:pPr>
            <w:ins w:id="449" w:author="Paul Donnell" w:date="2014-12-14T21:11:00Z">
              <w:r w:rsidRPr="00D93213">
                <w:rPr>
                  <w:b w:val="0"/>
                  <w:sz w:val="18"/>
                  <w:szCs w:val="18"/>
                  <w:u w:val="none"/>
                </w:rPr>
                <w:t>Power of two:  2</w:t>
              </w:r>
            </w:ins>
            <w:ins w:id="450" w:author="Paul Donnell" w:date="2014-12-14T21:12:00Z">
              <w:r>
                <w:rPr>
                  <w:b w:val="0"/>
                  <w:sz w:val="18"/>
                  <w:szCs w:val="18"/>
                  <w:u w:val="none"/>
                </w:rPr>
                <w:t xml:space="preserve">     </w:t>
              </w:r>
            </w:ins>
            <w:ins w:id="451" w:author="Paul Donnell" w:date="2014-12-14T21:11:00Z">
              <w:r w:rsidR="005369A5" w:rsidRPr="005369A5">
                <w:rPr>
                  <w:b w:val="0"/>
                  <w:sz w:val="18"/>
                  <w:szCs w:val="18"/>
                  <w:u w:val="none"/>
                  <w:rPrChange w:id="452" w:author="Paul Donnell" w:date="2014-12-14T21:11:00Z">
                    <w:rPr>
                      <w:sz w:val="24"/>
                      <w:szCs w:val="24"/>
                    </w:rPr>
                  </w:rPrChange>
                </w:rPr>
                <w:t>4</w:t>
              </w:r>
              <w:r w:rsidR="005369A5" w:rsidRPr="005369A5">
                <w:rPr>
                  <w:b w:val="0"/>
                  <w:sz w:val="18"/>
                  <w:szCs w:val="18"/>
                  <w:u w:val="none"/>
                  <w:rPrChange w:id="453" w:author="Paul Donnell" w:date="2014-12-14T21:11:00Z">
                    <w:rPr>
                      <w:sz w:val="24"/>
                      <w:szCs w:val="24"/>
                    </w:rPr>
                  </w:rPrChange>
                </w:rPr>
                <w:tab/>
                <w:t>8</w:t>
              </w:r>
              <w:r w:rsidR="005369A5" w:rsidRPr="005369A5">
                <w:rPr>
                  <w:b w:val="0"/>
                  <w:sz w:val="18"/>
                  <w:szCs w:val="18"/>
                  <w:u w:val="none"/>
                  <w:rPrChange w:id="454" w:author="Paul Donnell" w:date="2014-12-14T21:11:00Z">
                    <w:rPr>
                      <w:sz w:val="24"/>
                      <w:szCs w:val="24"/>
                    </w:rPr>
                  </w:rPrChange>
                </w:rPr>
                <w:tab/>
              </w:r>
            </w:ins>
            <w:ins w:id="455" w:author="Paul Donnell" w:date="2014-12-14T21:12:00Z">
              <w:r>
                <w:rPr>
                  <w:b w:val="0"/>
                  <w:sz w:val="18"/>
                  <w:szCs w:val="18"/>
                  <w:u w:val="none"/>
                </w:rPr>
                <w:t xml:space="preserve">      </w:t>
              </w:r>
            </w:ins>
            <w:ins w:id="456" w:author="Paul Donnell" w:date="2014-12-14T21:11:00Z">
              <w:r w:rsidR="005369A5" w:rsidRPr="005369A5">
                <w:rPr>
                  <w:b w:val="0"/>
                  <w:sz w:val="18"/>
                  <w:szCs w:val="18"/>
                  <w:u w:val="none"/>
                  <w:rPrChange w:id="457" w:author="Paul Donnell" w:date="2014-12-14T21:11:00Z">
                    <w:rPr>
                      <w:sz w:val="24"/>
                      <w:szCs w:val="24"/>
                    </w:rPr>
                  </w:rPrChange>
                </w:rPr>
                <w:t>16</w:t>
              </w:r>
              <w:r w:rsidR="005369A5" w:rsidRPr="005369A5">
                <w:rPr>
                  <w:b w:val="0"/>
                  <w:sz w:val="18"/>
                  <w:szCs w:val="18"/>
                  <w:u w:val="none"/>
                  <w:rPrChange w:id="458" w:author="Paul Donnell" w:date="2014-12-14T21:11:00Z">
                    <w:rPr>
                      <w:sz w:val="24"/>
                      <w:szCs w:val="24"/>
                    </w:rPr>
                  </w:rPrChange>
                </w:rPr>
                <w:tab/>
                <w:t>32</w:t>
              </w:r>
              <w:r w:rsidR="005369A5" w:rsidRPr="005369A5">
                <w:rPr>
                  <w:b w:val="0"/>
                  <w:sz w:val="18"/>
                  <w:szCs w:val="18"/>
                  <w:u w:val="none"/>
                  <w:rPrChange w:id="459" w:author="Paul Donnell" w:date="2014-12-14T21:11:00Z">
                    <w:rPr>
                      <w:sz w:val="24"/>
                      <w:szCs w:val="24"/>
                    </w:rPr>
                  </w:rPrChange>
                </w:rPr>
                <w:tab/>
                <w:t>64</w:t>
              </w:r>
              <w:r w:rsidR="005369A5" w:rsidRPr="005369A5">
                <w:rPr>
                  <w:b w:val="0"/>
                  <w:sz w:val="18"/>
                  <w:szCs w:val="18"/>
                  <w:u w:val="none"/>
                  <w:rPrChange w:id="460" w:author="Paul Donnell" w:date="2014-12-14T21:11:00Z">
                    <w:rPr>
                      <w:sz w:val="24"/>
                      <w:szCs w:val="24"/>
                    </w:rPr>
                  </w:rPrChange>
                </w:rPr>
                <w:tab/>
                <w:t>128</w:t>
              </w:r>
              <w:r w:rsidR="005369A5" w:rsidRPr="005369A5">
                <w:rPr>
                  <w:b w:val="0"/>
                  <w:sz w:val="18"/>
                  <w:szCs w:val="18"/>
                  <w:u w:val="none"/>
                  <w:rPrChange w:id="461" w:author="Paul Donnell" w:date="2014-12-14T21:11:00Z">
                    <w:rPr>
                      <w:sz w:val="24"/>
                      <w:szCs w:val="24"/>
                    </w:rPr>
                  </w:rPrChange>
                </w:rPr>
                <w:tab/>
                <w:t>256</w:t>
              </w:r>
              <w:r w:rsidR="005369A5" w:rsidRPr="005369A5">
                <w:rPr>
                  <w:b w:val="0"/>
                  <w:sz w:val="18"/>
                  <w:szCs w:val="18"/>
                  <w:u w:val="none"/>
                  <w:rPrChange w:id="462" w:author="Paul Donnell" w:date="2014-12-14T21:11:00Z">
                    <w:rPr>
                      <w:sz w:val="24"/>
                      <w:szCs w:val="24"/>
                    </w:rPr>
                  </w:rPrChange>
                </w:rPr>
                <w:tab/>
                <w:t>512</w:t>
              </w:r>
              <w:r w:rsidR="005369A5" w:rsidRPr="005369A5">
                <w:rPr>
                  <w:b w:val="0"/>
                  <w:sz w:val="18"/>
                  <w:szCs w:val="18"/>
                  <w:u w:val="none"/>
                  <w:rPrChange w:id="463" w:author="Paul Donnell" w:date="2014-12-14T21:11:00Z">
                    <w:rPr>
                      <w:sz w:val="24"/>
                      <w:szCs w:val="24"/>
                    </w:rPr>
                  </w:rPrChange>
                </w:rPr>
                <w:tab/>
                <w:t>1024</w:t>
              </w:r>
            </w:ins>
          </w:p>
          <w:p w:rsidR="00D93213" w:rsidRPr="00D93213" w:rsidRDefault="00D93213" w:rsidP="00D93213">
            <w:pPr>
              <w:pStyle w:val="NoSpacing"/>
              <w:rPr>
                <w:ins w:id="464" w:author="Paul Donnell" w:date="2014-12-14T21:11:00Z"/>
                <w:b w:val="0"/>
                <w:sz w:val="18"/>
                <w:szCs w:val="18"/>
                <w:u w:val="none"/>
                <w:rPrChange w:id="465" w:author="Paul Donnell" w:date="2014-12-14T21:11:00Z">
                  <w:rPr>
                    <w:ins w:id="466" w:author="Paul Donnell" w:date="2014-12-14T21:11:00Z"/>
                    <w:sz w:val="24"/>
                    <w:szCs w:val="24"/>
                  </w:rPr>
                </w:rPrChange>
              </w:rPr>
            </w:pPr>
          </w:p>
          <w:p w:rsidR="00D93213" w:rsidRPr="00D93213" w:rsidRDefault="00D93213" w:rsidP="00D93213">
            <w:pPr>
              <w:pStyle w:val="NoSpacing"/>
              <w:rPr>
                <w:ins w:id="467" w:author="Paul Donnell" w:date="2014-12-14T21:11:00Z"/>
                <w:b w:val="0"/>
                <w:sz w:val="18"/>
                <w:szCs w:val="18"/>
                <w:u w:val="none"/>
                <w:rPrChange w:id="468" w:author="Paul Donnell" w:date="2014-12-14T21:11:00Z">
                  <w:rPr>
                    <w:ins w:id="469" w:author="Paul Donnell" w:date="2014-12-14T21:11:00Z"/>
                    <w:sz w:val="24"/>
                    <w:szCs w:val="24"/>
                  </w:rPr>
                </w:rPrChange>
              </w:rPr>
            </w:pPr>
            <w:ins w:id="470" w:author="Paul Donnell" w:date="2014-12-14T21:11:00Z">
              <w:r w:rsidRPr="00D93213">
                <w:rPr>
                  <w:b w:val="0"/>
                  <w:sz w:val="18"/>
                  <w:szCs w:val="18"/>
                  <w:u w:val="none"/>
                </w:rPr>
                <w:t>Bit position:</w:t>
              </w:r>
            </w:ins>
            <w:ins w:id="471" w:author="Paul Donnell" w:date="2014-12-14T21:12:00Z">
              <w:r>
                <w:rPr>
                  <w:b w:val="0"/>
                  <w:sz w:val="18"/>
                  <w:szCs w:val="18"/>
                  <w:u w:val="none"/>
                </w:rPr>
                <w:t xml:space="preserve">     </w:t>
              </w:r>
            </w:ins>
            <w:ins w:id="472" w:author="Paul Donnell" w:date="2014-12-14T21:11:00Z">
              <w:r w:rsidRPr="00D93213">
                <w:rPr>
                  <w:b w:val="0"/>
                  <w:sz w:val="18"/>
                  <w:szCs w:val="18"/>
                  <w:u w:val="none"/>
                </w:rPr>
                <w:t>1</w:t>
              </w:r>
            </w:ins>
            <w:ins w:id="473" w:author="Paul Donnell" w:date="2014-12-14T21:12:00Z">
              <w:r>
                <w:rPr>
                  <w:b w:val="0"/>
                  <w:sz w:val="18"/>
                  <w:szCs w:val="18"/>
                  <w:u w:val="none"/>
                </w:rPr>
                <w:t xml:space="preserve">      </w:t>
              </w:r>
            </w:ins>
            <w:ins w:id="474" w:author="Paul Donnell" w:date="2014-12-14T21:11:00Z">
              <w:r w:rsidR="005369A5" w:rsidRPr="005369A5">
                <w:rPr>
                  <w:b w:val="0"/>
                  <w:sz w:val="18"/>
                  <w:szCs w:val="18"/>
                  <w:u w:val="none"/>
                  <w:rPrChange w:id="475" w:author="Paul Donnell" w:date="2014-12-14T21:11:00Z">
                    <w:rPr>
                      <w:sz w:val="24"/>
                      <w:szCs w:val="24"/>
                    </w:rPr>
                  </w:rPrChange>
                </w:rPr>
                <w:t>2</w:t>
              </w:r>
              <w:r w:rsidR="005369A5" w:rsidRPr="005369A5">
                <w:rPr>
                  <w:b w:val="0"/>
                  <w:sz w:val="18"/>
                  <w:szCs w:val="18"/>
                  <w:u w:val="none"/>
                  <w:rPrChange w:id="476" w:author="Paul Donnell" w:date="2014-12-14T21:11:00Z">
                    <w:rPr>
                      <w:sz w:val="24"/>
                      <w:szCs w:val="24"/>
                    </w:rPr>
                  </w:rPrChange>
                </w:rPr>
                <w:tab/>
                <w:t>3</w:t>
              </w:r>
              <w:r w:rsidR="005369A5" w:rsidRPr="005369A5">
                <w:rPr>
                  <w:b w:val="0"/>
                  <w:sz w:val="18"/>
                  <w:szCs w:val="18"/>
                  <w:u w:val="none"/>
                  <w:rPrChange w:id="477" w:author="Paul Donnell" w:date="2014-12-14T21:11:00Z">
                    <w:rPr>
                      <w:sz w:val="24"/>
                      <w:szCs w:val="24"/>
                    </w:rPr>
                  </w:rPrChange>
                </w:rPr>
                <w:tab/>
              </w:r>
            </w:ins>
            <w:ins w:id="478" w:author="Paul Donnell" w:date="2014-12-14T21:12:00Z">
              <w:r>
                <w:rPr>
                  <w:b w:val="0"/>
                  <w:sz w:val="18"/>
                  <w:szCs w:val="18"/>
                  <w:u w:val="none"/>
                </w:rPr>
                <w:t xml:space="preserve">       </w:t>
              </w:r>
            </w:ins>
            <w:ins w:id="479" w:author="Paul Donnell" w:date="2014-12-14T21:11:00Z">
              <w:r w:rsidR="005369A5" w:rsidRPr="005369A5">
                <w:rPr>
                  <w:b w:val="0"/>
                  <w:sz w:val="18"/>
                  <w:szCs w:val="18"/>
                  <w:u w:val="none"/>
                  <w:rPrChange w:id="480" w:author="Paul Donnell" w:date="2014-12-14T21:11:00Z">
                    <w:rPr>
                      <w:sz w:val="24"/>
                      <w:szCs w:val="24"/>
                    </w:rPr>
                  </w:rPrChange>
                </w:rPr>
                <w:t>4</w:t>
              </w:r>
              <w:r w:rsidR="005369A5" w:rsidRPr="005369A5">
                <w:rPr>
                  <w:b w:val="0"/>
                  <w:sz w:val="18"/>
                  <w:szCs w:val="18"/>
                  <w:u w:val="none"/>
                  <w:rPrChange w:id="481" w:author="Paul Donnell" w:date="2014-12-14T21:11:00Z">
                    <w:rPr>
                      <w:sz w:val="24"/>
                      <w:szCs w:val="24"/>
                    </w:rPr>
                  </w:rPrChange>
                </w:rPr>
                <w:tab/>
              </w:r>
            </w:ins>
            <w:ins w:id="482" w:author="Paul Donnell" w:date="2014-12-14T21:12:00Z">
              <w:r>
                <w:rPr>
                  <w:b w:val="0"/>
                  <w:sz w:val="18"/>
                  <w:szCs w:val="18"/>
                  <w:u w:val="none"/>
                </w:rPr>
                <w:t xml:space="preserve">  </w:t>
              </w:r>
            </w:ins>
            <w:ins w:id="483" w:author="Paul Donnell" w:date="2014-12-14T21:11:00Z">
              <w:r w:rsidR="005369A5" w:rsidRPr="005369A5">
                <w:rPr>
                  <w:b w:val="0"/>
                  <w:sz w:val="18"/>
                  <w:szCs w:val="18"/>
                  <w:u w:val="none"/>
                  <w:rPrChange w:id="484" w:author="Paul Donnell" w:date="2014-12-14T21:11:00Z">
                    <w:rPr>
                      <w:sz w:val="24"/>
                      <w:szCs w:val="24"/>
                    </w:rPr>
                  </w:rPrChange>
                </w:rPr>
                <w:t>5</w:t>
              </w:r>
              <w:r w:rsidR="005369A5" w:rsidRPr="005369A5">
                <w:rPr>
                  <w:b w:val="0"/>
                  <w:sz w:val="18"/>
                  <w:szCs w:val="18"/>
                  <w:u w:val="none"/>
                  <w:rPrChange w:id="485" w:author="Paul Donnell" w:date="2014-12-14T21:11:00Z">
                    <w:rPr>
                      <w:sz w:val="24"/>
                      <w:szCs w:val="24"/>
                    </w:rPr>
                  </w:rPrChange>
                </w:rPr>
                <w:tab/>
                <w:t>6</w:t>
              </w:r>
              <w:r w:rsidR="005369A5" w:rsidRPr="005369A5">
                <w:rPr>
                  <w:b w:val="0"/>
                  <w:sz w:val="18"/>
                  <w:szCs w:val="18"/>
                  <w:u w:val="none"/>
                  <w:rPrChange w:id="486" w:author="Paul Donnell" w:date="2014-12-14T21:11:00Z">
                    <w:rPr>
                      <w:sz w:val="24"/>
                      <w:szCs w:val="24"/>
                    </w:rPr>
                  </w:rPrChange>
                </w:rPr>
                <w:tab/>
              </w:r>
            </w:ins>
            <w:ins w:id="487" w:author="Paul Donnell" w:date="2014-12-14T21:12:00Z">
              <w:r>
                <w:rPr>
                  <w:b w:val="0"/>
                  <w:sz w:val="18"/>
                  <w:szCs w:val="18"/>
                  <w:u w:val="none"/>
                </w:rPr>
                <w:t xml:space="preserve">   </w:t>
              </w:r>
            </w:ins>
            <w:ins w:id="488" w:author="Paul Donnell" w:date="2014-12-14T21:11:00Z">
              <w:r w:rsidR="005369A5" w:rsidRPr="005369A5">
                <w:rPr>
                  <w:b w:val="0"/>
                  <w:sz w:val="18"/>
                  <w:szCs w:val="18"/>
                  <w:u w:val="none"/>
                  <w:rPrChange w:id="489" w:author="Paul Donnell" w:date="2014-12-14T21:11:00Z">
                    <w:rPr>
                      <w:sz w:val="24"/>
                      <w:szCs w:val="24"/>
                    </w:rPr>
                  </w:rPrChange>
                </w:rPr>
                <w:t>7</w:t>
              </w:r>
              <w:r w:rsidR="005369A5" w:rsidRPr="005369A5">
                <w:rPr>
                  <w:b w:val="0"/>
                  <w:sz w:val="18"/>
                  <w:szCs w:val="18"/>
                  <w:u w:val="none"/>
                  <w:rPrChange w:id="490" w:author="Paul Donnell" w:date="2014-12-14T21:11:00Z">
                    <w:rPr>
                      <w:sz w:val="24"/>
                      <w:szCs w:val="24"/>
                    </w:rPr>
                  </w:rPrChange>
                </w:rPr>
                <w:tab/>
              </w:r>
            </w:ins>
            <w:ins w:id="491" w:author="Paul Donnell" w:date="2014-12-14T21:12:00Z">
              <w:r>
                <w:rPr>
                  <w:b w:val="0"/>
                  <w:sz w:val="18"/>
                  <w:szCs w:val="18"/>
                  <w:u w:val="none"/>
                </w:rPr>
                <w:t xml:space="preserve">   </w:t>
              </w:r>
            </w:ins>
            <w:ins w:id="492" w:author="Paul Donnell" w:date="2014-12-14T21:11:00Z">
              <w:r w:rsidR="005369A5" w:rsidRPr="005369A5">
                <w:rPr>
                  <w:b w:val="0"/>
                  <w:sz w:val="18"/>
                  <w:szCs w:val="18"/>
                  <w:u w:val="none"/>
                  <w:rPrChange w:id="493" w:author="Paul Donnell" w:date="2014-12-14T21:11:00Z">
                    <w:rPr>
                      <w:sz w:val="24"/>
                      <w:szCs w:val="24"/>
                    </w:rPr>
                  </w:rPrChange>
                </w:rPr>
                <w:t>8</w:t>
              </w:r>
              <w:r w:rsidR="005369A5" w:rsidRPr="005369A5">
                <w:rPr>
                  <w:b w:val="0"/>
                  <w:sz w:val="18"/>
                  <w:szCs w:val="18"/>
                  <w:u w:val="none"/>
                  <w:rPrChange w:id="494" w:author="Paul Donnell" w:date="2014-12-14T21:11:00Z">
                    <w:rPr>
                      <w:sz w:val="24"/>
                      <w:szCs w:val="24"/>
                    </w:rPr>
                  </w:rPrChange>
                </w:rPr>
                <w:tab/>
              </w:r>
            </w:ins>
            <w:ins w:id="495" w:author="Paul Donnell" w:date="2014-12-14T21:12:00Z">
              <w:r>
                <w:rPr>
                  <w:b w:val="0"/>
                  <w:sz w:val="18"/>
                  <w:szCs w:val="18"/>
                  <w:u w:val="none"/>
                </w:rPr>
                <w:t xml:space="preserve">   </w:t>
              </w:r>
            </w:ins>
            <w:ins w:id="496" w:author="Paul Donnell" w:date="2014-12-14T21:11:00Z">
              <w:r w:rsidR="005369A5" w:rsidRPr="005369A5">
                <w:rPr>
                  <w:b w:val="0"/>
                  <w:sz w:val="18"/>
                  <w:szCs w:val="18"/>
                  <w:u w:val="none"/>
                  <w:rPrChange w:id="497" w:author="Paul Donnell" w:date="2014-12-14T21:11:00Z">
                    <w:rPr>
                      <w:sz w:val="24"/>
                      <w:szCs w:val="24"/>
                    </w:rPr>
                  </w:rPrChange>
                </w:rPr>
                <w:t>9</w:t>
              </w:r>
              <w:r w:rsidR="005369A5" w:rsidRPr="005369A5">
                <w:rPr>
                  <w:b w:val="0"/>
                  <w:sz w:val="18"/>
                  <w:szCs w:val="18"/>
                  <w:u w:val="none"/>
                  <w:rPrChange w:id="498" w:author="Paul Donnell" w:date="2014-12-14T21:11:00Z">
                    <w:rPr>
                      <w:sz w:val="24"/>
                      <w:szCs w:val="24"/>
                    </w:rPr>
                  </w:rPrChange>
                </w:rPr>
                <w:tab/>
              </w:r>
            </w:ins>
            <w:ins w:id="499" w:author="Paul Donnell" w:date="2014-12-14T21:12:00Z">
              <w:r>
                <w:rPr>
                  <w:b w:val="0"/>
                  <w:sz w:val="18"/>
                  <w:szCs w:val="18"/>
                  <w:u w:val="none"/>
                </w:rPr>
                <w:t xml:space="preserve">   </w:t>
              </w:r>
            </w:ins>
            <w:ins w:id="500" w:author="Paul Donnell" w:date="2014-12-14T21:11:00Z">
              <w:r w:rsidR="005369A5" w:rsidRPr="005369A5">
                <w:rPr>
                  <w:b w:val="0"/>
                  <w:sz w:val="18"/>
                  <w:szCs w:val="18"/>
                  <w:u w:val="none"/>
                  <w:rPrChange w:id="501" w:author="Paul Donnell" w:date="2014-12-14T21:11:00Z">
                    <w:rPr>
                      <w:sz w:val="24"/>
                      <w:szCs w:val="24"/>
                    </w:rPr>
                  </w:rPrChange>
                </w:rPr>
                <w:t>10</w:t>
              </w:r>
              <w:r w:rsidR="005369A5" w:rsidRPr="005369A5">
                <w:rPr>
                  <w:b w:val="0"/>
                  <w:sz w:val="18"/>
                  <w:szCs w:val="18"/>
                  <w:u w:val="none"/>
                  <w:rPrChange w:id="502" w:author="Paul Donnell" w:date="2014-12-14T21:11:00Z">
                    <w:rPr>
                      <w:sz w:val="24"/>
                      <w:szCs w:val="24"/>
                    </w:rPr>
                  </w:rPrChange>
                </w:rPr>
                <w:tab/>
              </w:r>
            </w:ins>
          </w:p>
          <w:p w:rsidR="00D93213" w:rsidRPr="00D93213" w:rsidRDefault="00D93213" w:rsidP="00D93213">
            <w:pPr>
              <w:pStyle w:val="NoSpacing"/>
              <w:rPr>
                <w:ins w:id="503" w:author="Paul Donnell" w:date="2014-12-14T21:11:00Z"/>
                <w:b w:val="0"/>
                <w:sz w:val="18"/>
                <w:szCs w:val="18"/>
                <w:u w:val="none"/>
                <w:rPrChange w:id="504" w:author="Paul Donnell" w:date="2014-12-14T21:11:00Z">
                  <w:rPr>
                    <w:ins w:id="505" w:author="Paul Donnell" w:date="2014-12-14T21:11:00Z"/>
                    <w:sz w:val="24"/>
                    <w:szCs w:val="24"/>
                  </w:rPr>
                </w:rPrChange>
              </w:rPr>
            </w:pPr>
          </w:p>
          <w:p w:rsidR="00D93213" w:rsidRPr="00D93213" w:rsidRDefault="005369A5" w:rsidP="00D93213">
            <w:pPr>
              <w:pStyle w:val="NoSpacing"/>
              <w:rPr>
                <w:ins w:id="506" w:author="Paul Donnell" w:date="2014-12-14T21:11:00Z"/>
                <w:b w:val="0"/>
                <w:sz w:val="18"/>
                <w:szCs w:val="18"/>
                <w:u w:val="none"/>
                <w:rPrChange w:id="507" w:author="Paul Donnell" w:date="2014-12-14T21:11:00Z">
                  <w:rPr>
                    <w:ins w:id="508" w:author="Paul Donnell" w:date="2014-12-14T21:11:00Z"/>
                    <w:sz w:val="24"/>
                    <w:szCs w:val="24"/>
                  </w:rPr>
                </w:rPrChange>
              </w:rPr>
            </w:pPr>
            <w:ins w:id="509" w:author="Paul Donnell" w:date="2014-12-14T21:11:00Z">
              <w:r w:rsidRPr="005369A5">
                <w:rPr>
                  <w:b w:val="0"/>
                  <w:sz w:val="18"/>
                  <w:szCs w:val="18"/>
                  <w:u w:val="none"/>
                  <w:rPrChange w:id="510" w:author="Paul Donnell" w:date="2014-12-14T21:11:00Z">
                    <w:rPr>
                      <w:sz w:val="24"/>
                      <w:szCs w:val="24"/>
                    </w:rPr>
                  </w:rPrChange>
                </w:rPr>
                <w:t>Note: 0s identify host bits, 1s identity network bits</w:t>
              </w:r>
            </w:ins>
          </w:p>
          <w:p w:rsidR="00000000" w:rsidRDefault="0059683B">
            <w:pPr>
              <w:rPr>
                <w:ins w:id="511" w:author="Paul Donnell" w:date="2014-12-14T21:13:00Z"/>
              </w:rPr>
              <w:pPrChange w:id="512" w:author="Paul Donnell" w:date="2014-12-14T21:11:00Z">
                <w:pPr>
                  <w:pStyle w:val="Heading4"/>
                </w:pPr>
              </w:pPrChange>
            </w:pPr>
          </w:p>
          <w:p w:rsidR="00000000" w:rsidRDefault="00D93213">
            <w:pPr>
              <w:rPr>
                <w:ins w:id="513" w:author="Paul Donnell" w:date="2014-12-14T21:14:00Z"/>
              </w:rPr>
              <w:pPrChange w:id="514" w:author="Paul Donnell" w:date="2014-12-14T21:11:00Z">
                <w:pPr>
                  <w:pStyle w:val="Heading4"/>
                </w:pPr>
              </w:pPrChange>
            </w:pPr>
            <w:ins w:id="515" w:author="Paul Donnell" w:date="2014-12-14T21:13:00Z">
              <w:r>
                <w:t xml:space="preserve">Using the example subnet mask earlier of </w:t>
              </w:r>
            </w:ins>
            <w:ins w:id="516" w:author="Paul Donnell" w:date="2014-12-14T21:14:00Z">
              <w:r w:rsidR="00496D89">
                <w:t xml:space="preserve">195.225.10.231 /26 </w:t>
              </w:r>
            </w:ins>
            <w:ins w:id="517" w:author="Paul Donnell" w:date="2014-12-14T21:13:00Z">
              <w:r>
                <w:t xml:space="preserve">we can find the number of subnets. </w:t>
              </w:r>
            </w:ins>
            <w:ins w:id="518" w:author="Paul Donnell" w:date="2014-12-14T21:14:00Z">
              <w:r w:rsidR="003624FE">
                <w:t xml:space="preserve"> Here i</w:t>
              </w:r>
            </w:ins>
            <w:ins w:id="519" w:author="Paul Donnell" w:date="2014-12-14T21:26:00Z">
              <w:r w:rsidR="003624FE">
                <w:t xml:space="preserve">s </w:t>
              </w:r>
            </w:ins>
            <w:ins w:id="520" w:author="Paul Donnell" w:date="2014-12-14T21:14:00Z">
              <w:r w:rsidR="00496D89">
                <w:t>the process:</w:t>
              </w:r>
            </w:ins>
          </w:p>
          <w:p w:rsidR="00000000" w:rsidRDefault="00496D89">
            <w:pPr>
              <w:rPr>
                <w:ins w:id="521" w:author="Paul Donnell" w:date="2014-12-14T21:15:00Z"/>
              </w:rPr>
              <w:pPrChange w:id="522" w:author="Paul Donnell" w:date="2014-12-14T21:11:00Z">
                <w:pPr>
                  <w:pStyle w:val="Heading4"/>
                </w:pPr>
              </w:pPrChange>
            </w:pPr>
            <w:ins w:id="523" w:author="Paul Donnell" w:date="2014-12-14T21:15:00Z">
              <w:r>
                <w:t xml:space="preserve">1. </w:t>
              </w:r>
            </w:ins>
            <w:ins w:id="524" w:author="Paul Donnell" w:date="2014-12-14T21:17:00Z">
              <w:r>
                <w:t>Determine</w:t>
              </w:r>
            </w:ins>
            <w:ins w:id="525" w:author="Paul Donnell" w:date="2014-12-14T21:15:00Z">
              <w:r>
                <w:t xml:space="preserve"> the </w:t>
              </w:r>
            </w:ins>
            <w:ins w:id="526" w:author="Paul Donnell" w:date="2014-12-14T21:26:00Z">
              <w:r w:rsidR="003624FE">
                <w:t xml:space="preserve">IP address </w:t>
              </w:r>
            </w:ins>
            <w:ins w:id="527" w:author="Paul Donnell" w:date="2014-12-14T21:15:00Z">
              <w:r>
                <w:t xml:space="preserve">class so we can </w:t>
              </w:r>
            </w:ins>
            <w:ins w:id="528" w:author="Paul Donnell" w:date="2014-12-14T21:27:00Z">
              <w:r w:rsidR="003624FE">
                <w:t>find the</w:t>
              </w:r>
            </w:ins>
            <w:ins w:id="529" w:author="Paul Donnell" w:date="2014-12-14T21:15:00Z">
              <w:r>
                <w:t xml:space="preserve"> number of </w:t>
              </w:r>
            </w:ins>
            <w:ins w:id="530" w:author="Paul Donnell" w:date="2014-12-14T21:26:00Z">
              <w:r w:rsidR="003624FE">
                <w:t xml:space="preserve">added </w:t>
              </w:r>
            </w:ins>
            <w:ins w:id="531" w:author="Paul Donnell" w:date="2014-12-14T21:15:00Z">
              <w:r w:rsidR="003624FE">
                <w:t>subnet bits</w:t>
              </w:r>
              <w:r>
                <w:t>.  Depending on the class, a person can add up to 22 subnet bits! In our example, the IP address begins with 195 meaning it is a class C IP</w:t>
              </w:r>
            </w:ins>
            <w:ins w:id="532" w:author="Paul Donnell" w:date="2014-12-14T21:27:00Z">
              <w:r w:rsidR="003624FE">
                <w:t xml:space="preserve"> address</w:t>
              </w:r>
            </w:ins>
            <w:ins w:id="533" w:author="Paul Donnell" w:date="2014-12-14T21:15:00Z">
              <w:r>
                <w:t>.</w:t>
              </w:r>
            </w:ins>
          </w:p>
          <w:p w:rsidR="00000000" w:rsidRDefault="00496D89">
            <w:pPr>
              <w:rPr>
                <w:ins w:id="534" w:author="Paul Donnell" w:date="2014-12-14T21:17:00Z"/>
              </w:rPr>
              <w:pPrChange w:id="535" w:author="Paul Donnell" w:date="2014-12-14T21:11:00Z">
                <w:pPr>
                  <w:pStyle w:val="Heading4"/>
                </w:pPr>
              </w:pPrChange>
            </w:pPr>
            <w:ins w:id="536" w:author="Paul Donnell" w:date="2014-12-14T21:16:00Z">
              <w:r>
                <w:t xml:space="preserve">2. </w:t>
              </w:r>
            </w:ins>
            <w:ins w:id="537" w:author="Paul Donnell" w:date="2014-12-14T21:17:00Z">
              <w:r>
                <w:t>Determine</w:t>
              </w:r>
            </w:ins>
            <w:ins w:id="538" w:author="Paul Donnell" w:date="2014-12-14T21:16:00Z">
              <w:r>
                <w:t xml:space="preserve"> the default </w:t>
              </w:r>
              <w:r w:rsidR="003624FE">
                <w:t xml:space="preserve">subnet mask. By using the </w:t>
              </w:r>
            </w:ins>
            <w:ins w:id="539" w:author="Paul Donnell" w:date="2014-12-14T21:27:00Z">
              <w:r w:rsidR="003624FE">
                <w:t xml:space="preserve">class </w:t>
              </w:r>
            </w:ins>
            <w:ins w:id="540" w:author="Paul Donnell" w:date="2014-12-14T21:16:00Z">
              <w:r w:rsidR="003624FE">
                <w:t>chart</w:t>
              </w:r>
              <w:r>
                <w:t xml:space="preserve"> in the earlier lessons we know that all class </w:t>
              </w:r>
            </w:ins>
            <w:ins w:id="541" w:author="Paul Donnell" w:date="2014-12-14T21:27:00Z">
              <w:r w:rsidR="003624FE">
                <w:t xml:space="preserve">C </w:t>
              </w:r>
            </w:ins>
            <w:ins w:id="542" w:author="Paul Donnell" w:date="2014-12-14T21:16:00Z">
              <w:r>
                <w:t>subnet masks are 255.255.255.0 or /24.</w:t>
              </w:r>
            </w:ins>
          </w:p>
          <w:p w:rsidR="00000000" w:rsidRDefault="00496D89">
            <w:pPr>
              <w:rPr>
                <w:ins w:id="543" w:author="Paul Donnell" w:date="2014-12-14T21:17:00Z"/>
              </w:rPr>
              <w:pPrChange w:id="544" w:author="Paul Donnell" w:date="2014-12-14T21:11:00Z">
                <w:pPr>
                  <w:pStyle w:val="Heading4"/>
                </w:pPr>
              </w:pPrChange>
            </w:pPr>
            <w:ins w:id="545" w:author="Paul Donnell" w:date="2014-12-14T21:17:00Z">
              <w:r>
                <w:t xml:space="preserve">3. Determine the number of subnet bits added to the subnet mask. The example subnet mask is /26. The </w:t>
              </w:r>
            </w:ins>
            <w:ins w:id="546" w:author="Paul Donnell" w:date="2014-12-14T21:28:00Z">
              <w:r w:rsidR="00B17C63">
                <w:t>default</w:t>
              </w:r>
            </w:ins>
            <w:ins w:id="547" w:author="Paul Donnell" w:date="2014-12-14T21:17:00Z">
              <w:r>
                <w:t xml:space="preserve"> subnet mask is /24 meaning that 2 subnet bits were added.</w:t>
              </w:r>
            </w:ins>
          </w:p>
          <w:p w:rsidR="00000000" w:rsidRDefault="00496D89">
            <w:pPr>
              <w:rPr>
                <w:ins w:id="548" w:author="Paul Donnell" w:date="2014-12-14T21:19:00Z"/>
              </w:rPr>
              <w:pPrChange w:id="549" w:author="Paul Donnell" w:date="2014-12-14T21:11:00Z">
                <w:pPr>
                  <w:pStyle w:val="Heading4"/>
                </w:pPr>
              </w:pPrChange>
            </w:pPr>
            <w:ins w:id="550" w:author="Paul Donnell" w:date="2014-12-14T21:18:00Z">
              <w:r>
                <w:t>4. U</w:t>
              </w:r>
              <w:r w:rsidR="00B17C63">
                <w:t xml:space="preserve">se the Powers of 2 chart above </w:t>
              </w:r>
              <w:r>
                <w:t xml:space="preserve">by finding the number of added subnet bits in the row </w:t>
              </w:r>
            </w:ins>
            <w:ins w:id="551" w:author="Paul Donnell" w:date="2014-12-14T21:28:00Z">
              <w:r w:rsidR="00B17C63">
                <w:t>titled</w:t>
              </w:r>
            </w:ins>
            <w:ins w:id="552" w:author="Paul Donnell" w:date="2014-12-14T21:18:00Z">
              <w:r>
                <w:t xml:space="preserve"> </w:t>
              </w:r>
            </w:ins>
            <w:ins w:id="553" w:author="Paul Donnell" w:date="2014-12-14T21:19:00Z">
              <w:r>
                <w:t xml:space="preserve">“Bit </w:t>
              </w:r>
              <w:proofErr w:type="spellStart"/>
              <w:r>
                <w:t>postion</w:t>
              </w:r>
              <w:proofErr w:type="spellEnd"/>
              <w:r>
                <w:t xml:space="preserve">” In this case, we have 2 subnet bits. Look at the number above the 2 and see the number 4. </w:t>
              </w:r>
            </w:ins>
            <w:ins w:id="554" w:author="Paul Donnell" w:date="2014-12-14T21:28:00Z">
              <w:r w:rsidR="00B17C63">
                <w:t>This combination of IP address and subnet mask creates</w:t>
              </w:r>
            </w:ins>
            <w:ins w:id="555" w:author="Paul Donnell" w:date="2014-12-14T21:19:00Z">
              <w:r>
                <w:t xml:space="preserve"> 4 subnets! </w:t>
              </w:r>
            </w:ins>
          </w:p>
          <w:p w:rsidR="00000000" w:rsidRDefault="00496D89">
            <w:pPr>
              <w:rPr>
                <w:ins w:id="556" w:author="Paul Donnell" w:date="2014-12-14T21:23:00Z"/>
              </w:rPr>
              <w:pPrChange w:id="557" w:author="Paul Donnell" w:date="2014-12-14T21:11:00Z">
                <w:pPr>
                  <w:pStyle w:val="Heading4"/>
                </w:pPr>
              </w:pPrChange>
            </w:pPr>
            <w:ins w:id="558" w:author="Paul Donnell" w:date="2014-12-14T21:20:00Z">
              <w:r>
                <w:t xml:space="preserve">This process can be done in seconds once you are familiar with it. Also </w:t>
              </w:r>
            </w:ins>
            <w:ins w:id="559" w:author="Paul Donnell" w:date="2014-12-14T21:29:00Z">
              <w:r w:rsidR="00B17C63">
                <w:t>understand that</w:t>
              </w:r>
            </w:ins>
            <w:ins w:id="560" w:author="Paul Donnell" w:date="2014-12-14T21:20:00Z">
              <w:r w:rsidR="00B17C63">
                <w:t xml:space="preserve"> you have just taken a</w:t>
              </w:r>
            </w:ins>
            <w:ins w:id="561" w:author="Paul Donnell" w:date="2014-12-14T21:29:00Z">
              <w:r w:rsidR="00B17C63">
                <w:t xml:space="preserve">n </w:t>
              </w:r>
            </w:ins>
            <w:ins w:id="562" w:author="Paul Donnell" w:date="2014-12-14T21:20:00Z">
              <w:r>
                <w:t xml:space="preserve">IP address, and by adding some bits in the subnet mask you were able to sub divide one network into 4 </w:t>
              </w:r>
            </w:ins>
            <w:ins w:id="563" w:author="Paul Donnell" w:date="2014-12-14T21:29:00Z">
              <w:r w:rsidR="00B17C63">
                <w:t>different</w:t>
              </w:r>
            </w:ins>
            <w:ins w:id="564" w:author="Paul Donnell" w:date="2014-12-14T21:20:00Z">
              <w:r>
                <w:t xml:space="preserve"> networks. These subnets can be assigned to 4 </w:t>
              </w:r>
            </w:ins>
            <w:ins w:id="565" w:author="Paul Donnell" w:date="2014-12-14T21:29:00Z">
              <w:r w:rsidR="00B17C63">
                <w:t>different</w:t>
              </w:r>
            </w:ins>
            <w:ins w:id="566" w:author="Paul Donnell" w:date="2014-12-14T21:20:00Z">
              <w:r>
                <w:t xml:space="preserve"> departments and they would not </w:t>
              </w:r>
            </w:ins>
            <w:ins w:id="567" w:author="Paul Donnell" w:date="2014-12-14T21:29:00Z">
              <w:r w:rsidR="00B17C63">
                <w:t>conflict</w:t>
              </w:r>
            </w:ins>
            <w:ins w:id="568" w:author="Paul Donnell" w:date="2014-12-14T21:20:00Z">
              <w:r>
                <w:t xml:space="preserve"> with each</w:t>
              </w:r>
            </w:ins>
            <w:ins w:id="569" w:author="Paul Donnell" w:date="2014-12-14T21:30:00Z">
              <w:r w:rsidR="00B17C63">
                <w:t xml:space="preserve"> </w:t>
              </w:r>
            </w:ins>
            <w:ins w:id="570" w:author="Paul Donnell" w:date="2014-12-14T21:20:00Z">
              <w:r>
                <w:t>other</w:t>
              </w:r>
            </w:ins>
            <w:ins w:id="571" w:author="Paul Donnell" w:date="2014-12-14T21:30:00Z">
              <w:r w:rsidR="00B17C63">
                <w:t xml:space="preserve"> on the network</w:t>
              </w:r>
            </w:ins>
            <w:ins w:id="572" w:author="Paul Donnell" w:date="2014-12-14T21:20:00Z">
              <w:r>
                <w:t xml:space="preserve">. They could only </w:t>
              </w:r>
            </w:ins>
            <w:ins w:id="573" w:author="Paul Donnell" w:date="2014-12-14T21:22:00Z">
              <w:r>
                <w:t>communicate</w:t>
              </w:r>
            </w:ins>
            <w:ins w:id="574" w:author="Paul Donnell" w:date="2014-12-14T21:20:00Z">
              <w:r>
                <w:t xml:space="preserve"> </w:t>
              </w:r>
            </w:ins>
            <w:ins w:id="575" w:author="Paul Donnell" w:date="2014-12-14T21:22:00Z">
              <w:r>
                <w:t xml:space="preserve">within their </w:t>
              </w:r>
              <w:r w:rsidR="00B17C63">
                <w:t>subnets unless a router connect</w:t>
              </w:r>
            </w:ins>
            <w:ins w:id="576" w:author="Paul Donnell" w:date="2014-12-14T21:30:00Z">
              <w:r w:rsidR="00B17C63">
                <w:t xml:space="preserve">ed </w:t>
              </w:r>
            </w:ins>
            <w:ins w:id="577" w:author="Paul Donnell" w:date="2014-12-14T21:22:00Z">
              <w:r>
                <w:t>them.</w:t>
              </w:r>
            </w:ins>
          </w:p>
          <w:p w:rsidR="00000000" w:rsidRDefault="00B17C63">
            <w:pPr>
              <w:pPrChange w:id="578" w:author="Paul Donnell" w:date="2014-12-14T21:24:00Z">
                <w:pPr>
                  <w:pStyle w:val="Heading4"/>
                </w:pPr>
              </w:pPrChange>
            </w:pPr>
            <w:ins w:id="579" w:author="Paul Donnell" w:date="2014-12-14T21:23:00Z">
              <w:r>
                <w:t>Now that we</w:t>
              </w:r>
            </w:ins>
            <w:ins w:id="580" w:author="Paul Donnell" w:date="2014-12-14T21:30:00Z">
              <w:r>
                <w:t xml:space="preserve"> have</w:t>
              </w:r>
            </w:ins>
            <w:ins w:id="581" w:author="Paul Donnell" w:date="2014-12-14T21:23:00Z">
              <w:r w:rsidR="00496D89">
                <w:t xml:space="preserve"> four </w:t>
              </w:r>
            </w:ins>
            <w:ins w:id="582" w:author="Paul Donnell" w:date="2014-12-14T21:24:00Z">
              <w:r w:rsidR="00496D89">
                <w:t xml:space="preserve">different sub divided </w:t>
              </w:r>
            </w:ins>
            <w:ins w:id="583" w:author="Paul Donnell" w:date="2014-12-14T21:23:00Z">
              <w:r w:rsidR="00496D89">
                <w:t>networks</w:t>
              </w:r>
            </w:ins>
            <w:ins w:id="584" w:author="Paul Donnell" w:date="2014-12-14T21:25:00Z">
              <w:r w:rsidR="00496D89">
                <w:t>, we</w:t>
              </w:r>
            </w:ins>
            <w:ins w:id="585" w:author="Paul Donnell" w:date="2014-12-14T21:23:00Z">
              <w:r w:rsidR="00496D89">
                <w:t xml:space="preserve"> need to </w:t>
              </w:r>
            </w:ins>
            <w:ins w:id="586" w:author="Paul Donnell" w:date="2014-12-14T21:24:00Z">
              <w:r w:rsidR="00496D89">
                <w:t>how many hosts we can support in each network. We will learn that in the next LSA</w:t>
              </w:r>
            </w:ins>
          </w:p>
        </w:tc>
      </w:tr>
      <w:tr w:rsidR="00EC7146" w:rsidRPr="001F2D30" w:rsidTr="00D261F5">
        <w:trPr>
          <w:trHeight w:val="144"/>
        </w:trPr>
        <w:tc>
          <w:tcPr>
            <w:tcW w:w="900" w:type="pct"/>
          </w:tcPr>
          <w:p w:rsidR="00EC7146" w:rsidRPr="00714D09" w:rsidRDefault="00EC7146" w:rsidP="00AA76CB">
            <w:pPr>
              <w:pStyle w:val="Heading4"/>
            </w:pPr>
            <w:r>
              <w:t xml:space="preserve">Check on </w:t>
            </w:r>
            <w:r>
              <w:lastRenderedPageBreak/>
              <w:t>Learning</w:t>
            </w:r>
          </w:p>
        </w:tc>
        <w:tc>
          <w:tcPr>
            <w:tcW w:w="4100" w:type="pct"/>
            <w:gridSpan w:val="16"/>
            <w:tcBorders>
              <w:top w:val="single" w:sz="6" w:space="0" w:color="auto"/>
            </w:tcBorders>
          </w:tcPr>
          <w:p w:rsidR="00EC7146" w:rsidRDefault="00EC7146" w:rsidP="00AA76CB">
            <w:r w:rsidRPr="00CB65F4">
              <w:lastRenderedPageBreak/>
              <w:t xml:space="preserve">Learning Strategy: </w:t>
            </w:r>
            <w:r w:rsidRPr="00CB65F4">
              <w:rPr>
                <w:u w:val="single"/>
              </w:rPr>
              <w:t>Assessment</w:t>
            </w:r>
            <w:r>
              <w:t>.</w:t>
            </w:r>
          </w:p>
          <w:p w:rsidR="00EC7146" w:rsidRPr="0035245F" w:rsidRDefault="00EC7146" w:rsidP="00AA76CB">
            <w:r w:rsidRPr="0035245F">
              <w:lastRenderedPageBreak/>
              <w:t>Conduct a quick review to determine if the students have learned the presented material. Ask open ended questions and solicit student answers and explanations. Encourage students to provide feedback to each other. The following question may be used to assess student knowledge.</w:t>
            </w:r>
          </w:p>
          <w:p w:rsidR="00EC7146" w:rsidRPr="0035245F" w:rsidRDefault="00EC7146" w:rsidP="00AA76CB">
            <w:r w:rsidRPr="0035245F">
              <w:rPr>
                <w:b/>
              </w:rPr>
              <w:t>Question</w:t>
            </w:r>
            <w:r w:rsidRPr="0035245F">
              <w:t xml:space="preserve">: </w:t>
            </w:r>
            <w:r>
              <w:t>Imagine y</w:t>
            </w:r>
            <w:r w:rsidRPr="0002334F">
              <w:t xml:space="preserve">ou have an IP address of 128.111.1.0 / 20.  </w:t>
            </w:r>
            <w:del w:id="587" w:author="Paul Donnell" w:date="2014-12-14T21:31:00Z">
              <w:r w:rsidRPr="0002334F" w:rsidDel="00B17C63">
                <w:delText>Convert the subnet mask into a binary value then identify the number of subnets.</w:delText>
              </w:r>
            </w:del>
            <w:ins w:id="588" w:author="Paul Donnell" w:date="2014-12-14T21:31:00Z">
              <w:r w:rsidR="00B17C63">
                <w:t>Use the Powers</w:t>
              </w:r>
              <w:r w:rsidR="00AE1185">
                <w:t xml:space="preserve"> of 2 </w:t>
              </w:r>
              <w:proofErr w:type="gramStart"/>
              <w:r w:rsidR="00AE1185">
                <w:t>chart</w:t>
              </w:r>
              <w:proofErr w:type="gramEnd"/>
              <w:r w:rsidR="00AE1185">
                <w:t xml:space="preserve"> and the process t</w:t>
              </w:r>
            </w:ins>
            <w:ins w:id="589" w:author="Paul Donnell" w:date="2014-12-14T21:46:00Z">
              <w:r w:rsidR="00AE1185">
                <w:t xml:space="preserve">o </w:t>
              </w:r>
            </w:ins>
            <w:ins w:id="590" w:author="Paul Donnell" w:date="2014-12-14T21:31:00Z">
              <w:r w:rsidR="00B17C63">
                <w:t>calculate the number of subnets this IP and subnet</w:t>
              </w:r>
            </w:ins>
            <w:ins w:id="591" w:author="Paul Donnell" w:date="2014-12-14T21:32:00Z">
              <w:r w:rsidR="00B17C63">
                <w:t xml:space="preserve"> </w:t>
              </w:r>
            </w:ins>
            <w:ins w:id="592" w:author="Paul Donnell" w:date="2014-12-14T21:31:00Z">
              <w:r w:rsidR="00B17C63">
                <w:t xml:space="preserve">mask </w:t>
              </w:r>
            </w:ins>
            <w:ins w:id="593" w:author="Paul Donnell" w:date="2014-12-14T21:32:00Z">
              <w:r w:rsidR="00B17C63">
                <w:t>will</w:t>
              </w:r>
            </w:ins>
            <w:ins w:id="594" w:author="Paul Donnell" w:date="2014-12-14T21:31:00Z">
              <w:r w:rsidR="00B17C63">
                <w:t xml:space="preserve"> support.</w:t>
              </w:r>
            </w:ins>
          </w:p>
          <w:p w:rsidR="00EC7146" w:rsidRPr="001F2D30" w:rsidRDefault="00EC7146" w:rsidP="00AA76CB">
            <w:pPr>
              <w:pStyle w:val="bullet1"/>
              <w:numPr>
                <w:ilvl w:val="0"/>
                <w:numId w:val="1"/>
              </w:numPr>
            </w:pPr>
            <w:r w:rsidRPr="0035245F">
              <w:rPr>
                <w:b/>
              </w:rPr>
              <w:t>Answer</w:t>
            </w:r>
            <w:r w:rsidRPr="0035245F">
              <w:t xml:space="preserve">: </w:t>
            </w:r>
            <w:r>
              <w:t>16</w:t>
            </w:r>
            <w:ins w:id="595" w:author="Paul Donnell" w:date="2014-12-14T21:32:00Z">
              <w:r w:rsidR="00B17C63">
                <w:t xml:space="preserve"> subnets</w:t>
              </w:r>
            </w:ins>
          </w:p>
        </w:tc>
      </w:tr>
      <w:tr w:rsidR="00EC7146" w:rsidRPr="001F2D30" w:rsidTr="00D261F5">
        <w:trPr>
          <w:trHeight w:val="144"/>
        </w:trPr>
        <w:tc>
          <w:tcPr>
            <w:tcW w:w="900" w:type="pct"/>
          </w:tcPr>
          <w:p w:rsidR="00EC7146" w:rsidRDefault="00EC7146" w:rsidP="00AA76CB">
            <w:pPr>
              <w:pStyle w:val="Heading4"/>
            </w:pPr>
            <w:r>
              <w:lastRenderedPageBreak/>
              <w:t>Review Summary</w:t>
            </w:r>
          </w:p>
        </w:tc>
        <w:tc>
          <w:tcPr>
            <w:tcW w:w="4100" w:type="pct"/>
            <w:gridSpan w:val="16"/>
            <w:tcBorders>
              <w:top w:val="single" w:sz="6" w:space="0" w:color="auto"/>
              <w:bottom w:val="single" w:sz="6" w:space="0" w:color="auto"/>
            </w:tcBorders>
          </w:tcPr>
          <w:p w:rsidR="00EC7146" w:rsidRPr="006638D3" w:rsidRDefault="00EC7146" w:rsidP="00AA76CB">
            <w:r>
              <w:t>If necessary, encourage students to participate in the discussion.</w:t>
            </w:r>
          </w:p>
        </w:tc>
      </w:tr>
      <w:tr w:rsidR="00EC7146" w:rsidRPr="001F2D30" w:rsidTr="00D261F5">
        <w:trPr>
          <w:trHeight w:val="144"/>
        </w:trPr>
        <w:tc>
          <w:tcPr>
            <w:tcW w:w="900" w:type="pct"/>
          </w:tcPr>
          <w:p w:rsidR="00EC7146" w:rsidRPr="000958C2" w:rsidRDefault="00EC7146" w:rsidP="00AA76CB">
            <w:pPr>
              <w:pStyle w:val="Heading4"/>
            </w:pPr>
            <w:r w:rsidRPr="000958C2">
              <w:t xml:space="preserve">ELO </w:t>
            </w:r>
            <w:r>
              <w:t>C – LSA 4.</w:t>
            </w:r>
          </w:p>
        </w:tc>
        <w:tc>
          <w:tcPr>
            <w:tcW w:w="4100" w:type="pct"/>
            <w:gridSpan w:val="16"/>
            <w:tcBorders>
              <w:top w:val="single" w:sz="6" w:space="0" w:color="auto"/>
              <w:bottom w:val="single" w:sz="6" w:space="0" w:color="auto"/>
            </w:tcBorders>
          </w:tcPr>
          <w:p w:rsidR="00EC7146" w:rsidRPr="000E64C7" w:rsidRDefault="00EC7146" w:rsidP="00AA76CB">
            <w:pPr>
              <w:rPr>
                <w:b/>
              </w:rPr>
            </w:pPr>
            <w:r w:rsidRPr="000E64C7">
              <w:rPr>
                <w:b/>
              </w:rPr>
              <w:t xml:space="preserve">Determine the Number of </w:t>
            </w:r>
            <w:r>
              <w:rPr>
                <w:b/>
              </w:rPr>
              <w:t xml:space="preserve">Usable </w:t>
            </w:r>
            <w:r w:rsidRPr="000E64C7">
              <w:rPr>
                <w:b/>
              </w:rPr>
              <w:t>Host IDs</w:t>
            </w:r>
          </w:p>
        </w:tc>
      </w:tr>
      <w:tr w:rsidR="00EC7146" w:rsidRPr="001F2D30" w:rsidTr="00D261F5">
        <w:trPr>
          <w:trHeight w:val="144"/>
        </w:trPr>
        <w:tc>
          <w:tcPr>
            <w:tcW w:w="900" w:type="pct"/>
          </w:tcPr>
          <w:p w:rsidR="00EC7146" w:rsidRPr="001F2D30" w:rsidRDefault="00EC7146" w:rsidP="00AA76CB">
            <w:pPr>
              <w:pStyle w:val="Heading4"/>
            </w:pPr>
          </w:p>
        </w:tc>
        <w:tc>
          <w:tcPr>
            <w:tcW w:w="4100" w:type="pct"/>
            <w:gridSpan w:val="16"/>
            <w:tcBorders>
              <w:top w:val="single" w:sz="6" w:space="0" w:color="auto"/>
              <w:bottom w:val="single" w:sz="6" w:space="0" w:color="auto"/>
            </w:tcBorders>
          </w:tcPr>
          <w:p w:rsidR="00EC7146" w:rsidRPr="001B649F" w:rsidRDefault="00EC7146" w:rsidP="00AA76CB">
            <w:pPr>
              <w:pStyle w:val="MOI"/>
            </w:pPr>
            <w:r w:rsidRPr="001B649F">
              <w:t>Method of Instruction:</w:t>
            </w:r>
            <w:r w:rsidRPr="001B649F">
              <w:tab/>
              <w:t>Discussion (Large or Small Group)</w:t>
            </w:r>
          </w:p>
          <w:p w:rsidR="00EC7146" w:rsidRPr="001B649F" w:rsidRDefault="00EC7146" w:rsidP="00AA76CB">
            <w:pPr>
              <w:pStyle w:val="MOI"/>
            </w:pPr>
            <w:r w:rsidRPr="001B649F">
              <w:t>Instr Type (I:S Ratio/Qty):</w:t>
            </w:r>
            <w:r w:rsidRPr="001B649F">
              <w:tab/>
              <w:t>Contract Instructor (1:16/0)</w:t>
            </w:r>
          </w:p>
          <w:p w:rsidR="00EC7146" w:rsidRPr="001B649F" w:rsidRDefault="00EC7146" w:rsidP="00AA76CB">
            <w:pPr>
              <w:pStyle w:val="MOI"/>
            </w:pPr>
            <w:r w:rsidRPr="001B649F">
              <w:t>Time of Instruction:</w:t>
            </w:r>
            <w:r w:rsidRPr="001B649F">
              <w:tab/>
              <w:t>10 mins</w:t>
            </w:r>
          </w:p>
          <w:p w:rsidR="00EC7146" w:rsidRPr="001B649F" w:rsidRDefault="00EC7146" w:rsidP="00AA76CB">
            <w:pPr>
              <w:pStyle w:val="MOI"/>
            </w:pPr>
            <w:r w:rsidRPr="001B649F">
              <w:t>Instructional Strategy:</w:t>
            </w:r>
            <w:r w:rsidRPr="001B649F">
              <w:tab/>
              <w:t>Large Group Instruction</w:t>
            </w:r>
          </w:p>
          <w:p w:rsidR="00EC7146" w:rsidRDefault="00EC7146" w:rsidP="00AA76CB">
            <w:pPr>
              <w:pStyle w:val="MOI"/>
            </w:pPr>
            <w:r w:rsidRPr="001B649F">
              <w:t>Media Type:</w:t>
            </w:r>
            <w:r w:rsidRPr="001B649F">
              <w:tab/>
              <w:t>Computer Assisted Instruction</w:t>
            </w:r>
          </w:p>
          <w:p w:rsidR="00EC7146" w:rsidRDefault="00EC7146" w:rsidP="00AA76CB">
            <w:pPr>
              <w:pStyle w:val="MOI"/>
            </w:pPr>
            <w:r>
              <w:t>Other Media:</w:t>
            </w:r>
            <w:r>
              <w:tab/>
              <w:t>None</w:t>
            </w:r>
          </w:p>
          <w:p w:rsidR="00EC7146" w:rsidRPr="001F2D30" w:rsidRDefault="00EC7146" w:rsidP="00AA76CB">
            <w:pPr>
              <w:pStyle w:val="MOI"/>
            </w:pPr>
            <w:r>
              <w:t>Security Classification:</w:t>
            </w:r>
            <w:r>
              <w:tab/>
              <w:t>Unclassified</w:t>
            </w:r>
          </w:p>
        </w:tc>
      </w:tr>
      <w:tr w:rsidR="00EC7146" w:rsidRPr="001F2D30" w:rsidTr="00D261F5">
        <w:trPr>
          <w:trHeight w:val="144"/>
        </w:trPr>
        <w:tc>
          <w:tcPr>
            <w:tcW w:w="900" w:type="pct"/>
          </w:tcPr>
          <w:p w:rsidR="00EC7146" w:rsidRPr="001F2D30" w:rsidRDefault="00EC7146" w:rsidP="00AA76CB">
            <w:pPr>
              <w:pStyle w:val="Heading4"/>
            </w:pPr>
            <w:r>
              <w:t>NOTE:</w:t>
            </w:r>
          </w:p>
        </w:tc>
        <w:tc>
          <w:tcPr>
            <w:tcW w:w="4100" w:type="pct"/>
            <w:gridSpan w:val="16"/>
            <w:tcBorders>
              <w:top w:val="single" w:sz="6" w:space="0" w:color="auto"/>
              <w:bottom w:val="single" w:sz="6" w:space="0" w:color="auto"/>
            </w:tcBorders>
          </w:tcPr>
          <w:p w:rsidR="00EC7146" w:rsidRDefault="00EC7146" w:rsidP="00AA76CB">
            <w:r>
              <w:t xml:space="preserve">Learning Strategy: </w:t>
            </w:r>
            <w:r w:rsidRPr="00D20AA3">
              <w:rPr>
                <w:u w:val="single"/>
              </w:rPr>
              <w:t>Content Presentation and Learning Guidance.</w:t>
            </w:r>
          </w:p>
          <w:p w:rsidR="00EC7146" w:rsidRPr="001F2D30" w:rsidRDefault="00EC7146" w:rsidP="00AA76CB">
            <w:pPr>
              <w:pStyle w:val="bullet1"/>
            </w:pPr>
            <w:r w:rsidRPr="002D5252">
              <w:t>Facilitate a discussion of the following instructional content.</w:t>
            </w:r>
          </w:p>
        </w:tc>
      </w:tr>
      <w:tr w:rsidR="00EC7146" w:rsidRPr="001F2D30" w:rsidTr="00D261F5">
        <w:trPr>
          <w:trHeight w:val="144"/>
        </w:trPr>
        <w:tc>
          <w:tcPr>
            <w:tcW w:w="900" w:type="pct"/>
          </w:tcPr>
          <w:p w:rsidR="00EC7146" w:rsidRPr="001F2D30" w:rsidRDefault="00EC7146" w:rsidP="00AA76CB">
            <w:pPr>
              <w:pStyle w:val="Heading4"/>
            </w:pPr>
          </w:p>
        </w:tc>
        <w:tc>
          <w:tcPr>
            <w:tcW w:w="4100" w:type="pct"/>
            <w:gridSpan w:val="16"/>
            <w:tcBorders>
              <w:top w:val="single" w:sz="6" w:space="0" w:color="auto"/>
              <w:bottom w:val="single" w:sz="6" w:space="0" w:color="auto"/>
            </w:tcBorders>
          </w:tcPr>
          <w:p w:rsidR="00EC7146" w:rsidRDefault="00EC7146" w:rsidP="00AA76CB">
            <w:r>
              <w:t>The total number of hosts is dependent upon the number of bits that were allocated to host IDs.</w:t>
            </w:r>
            <w:ins w:id="596" w:author="Paul Donnell" w:date="2014-12-14T21:33:00Z">
              <w:r w:rsidR="00B23F8F">
                <w:t xml:space="preserve"> </w:t>
              </w:r>
            </w:ins>
            <w:ins w:id="597" w:author="Paul Donnell" w:date="2014-12-14T21:34:00Z">
              <w:r w:rsidR="00B23F8F">
                <w:t>Remember</w:t>
              </w:r>
            </w:ins>
            <w:ins w:id="598" w:author="Paul Donnell" w:date="2014-12-14T21:33:00Z">
              <w:r w:rsidR="00B23F8F">
                <w:t xml:space="preserve"> </w:t>
              </w:r>
            </w:ins>
            <w:ins w:id="599" w:author="Paul Donnell" w:date="2014-12-14T21:34:00Z">
              <w:r w:rsidR="00B23F8F">
                <w:t xml:space="preserve">the </w:t>
              </w:r>
            </w:ins>
            <w:ins w:id="600" w:author="Paul Donnell" w:date="2014-12-14T21:33:00Z">
              <w:r w:rsidR="00B23F8F">
                <w:t xml:space="preserve">subnet bits </w:t>
              </w:r>
            </w:ins>
            <w:ins w:id="601" w:author="Paul Donnell" w:date="2014-12-14T21:46:00Z">
              <w:r w:rsidR="00AE1185">
                <w:t xml:space="preserve">in the interesting octet </w:t>
              </w:r>
            </w:ins>
            <w:ins w:id="602" w:author="Paul Donnell" w:date="2014-12-14T21:33:00Z">
              <w:r w:rsidR="00B23F8F">
                <w:t>are 1s and represent the number of subnets</w:t>
              </w:r>
            </w:ins>
            <w:ins w:id="603" w:author="Paul Donnell" w:date="2014-12-14T21:35:00Z">
              <w:r w:rsidR="00E026E8">
                <w:t>. Now</w:t>
              </w:r>
            </w:ins>
            <w:ins w:id="604" w:author="Paul Donnell" w:date="2014-12-14T21:34:00Z">
              <w:r w:rsidR="00B23F8F">
                <w:t xml:space="preserve"> focus on the zeros left in the interesting octet. The </w:t>
              </w:r>
            </w:ins>
            <w:ins w:id="605" w:author="Paul Donnell" w:date="2014-12-14T21:35:00Z">
              <w:r w:rsidR="00B23F8F">
                <w:t xml:space="preserve">amount of zeros will determine the number of hosts. </w:t>
              </w:r>
            </w:ins>
          </w:p>
          <w:p w:rsidR="00E026E8" w:rsidRDefault="00E026E8" w:rsidP="00E026E8">
            <w:pPr>
              <w:rPr>
                <w:ins w:id="606" w:author="Paul Donnell" w:date="2014-12-14T21:36:00Z"/>
              </w:rPr>
            </w:pPr>
            <w:ins w:id="607" w:author="Paul Donnell" w:date="2014-12-14T21:36:00Z">
              <w:r>
                <w:t xml:space="preserve">We can easily calculate the amount of hosts that each subnet can </w:t>
              </w:r>
            </w:ins>
            <w:ins w:id="608" w:author="Paul Donnell" w:date="2014-12-14T21:47:00Z">
              <w:r w:rsidR="00AE1185">
                <w:t>support by</w:t>
              </w:r>
            </w:ins>
            <w:ins w:id="609" w:author="Paul Donnell" w:date="2014-12-14T21:36:00Z">
              <w:r>
                <w:t xml:space="preserve"> using the Powers of 2 </w:t>
              </w:r>
              <w:proofErr w:type="gramStart"/>
              <w:r>
                <w:t>chart</w:t>
              </w:r>
              <w:proofErr w:type="gramEnd"/>
              <w:r>
                <w:t xml:space="preserve"> below.</w:t>
              </w:r>
            </w:ins>
          </w:p>
          <w:p w:rsidR="00E026E8" w:rsidRDefault="00E026E8" w:rsidP="00E026E8">
            <w:pPr>
              <w:rPr>
                <w:ins w:id="610" w:author="Paul Donnell" w:date="2014-12-14T21:36:00Z"/>
              </w:rPr>
            </w:pPr>
            <w:ins w:id="611" w:author="Paul Donnell" w:date="2014-12-14T21:36:00Z">
              <w:r>
                <w:t>Power of two:  2     4</w:t>
              </w:r>
              <w:r>
                <w:tab/>
                <w:t>8</w:t>
              </w:r>
              <w:r>
                <w:tab/>
                <w:t xml:space="preserve">      16</w:t>
              </w:r>
              <w:r>
                <w:tab/>
                <w:t>32</w:t>
              </w:r>
              <w:r>
                <w:tab/>
                <w:t>64</w:t>
              </w:r>
              <w:r>
                <w:tab/>
                <w:t>128</w:t>
              </w:r>
              <w:r>
                <w:tab/>
                <w:t>256</w:t>
              </w:r>
              <w:r>
                <w:tab/>
                <w:t>512</w:t>
              </w:r>
              <w:r>
                <w:tab/>
                <w:t>1024</w:t>
              </w:r>
            </w:ins>
          </w:p>
          <w:p w:rsidR="00E026E8" w:rsidRDefault="00E026E8" w:rsidP="00E026E8">
            <w:pPr>
              <w:rPr>
                <w:ins w:id="612" w:author="Paul Donnell" w:date="2014-12-14T21:36:00Z"/>
              </w:rPr>
            </w:pPr>
          </w:p>
          <w:p w:rsidR="00E026E8" w:rsidRDefault="00E026E8" w:rsidP="00E026E8">
            <w:pPr>
              <w:rPr>
                <w:ins w:id="613" w:author="Paul Donnell" w:date="2014-12-14T21:36:00Z"/>
              </w:rPr>
            </w:pPr>
            <w:ins w:id="614" w:author="Paul Donnell" w:date="2014-12-14T21:36:00Z">
              <w:r>
                <w:t>Bit position:     1      2</w:t>
              </w:r>
              <w:r>
                <w:tab/>
                <w:t>3</w:t>
              </w:r>
              <w:r>
                <w:tab/>
                <w:t xml:space="preserve">    </w:t>
              </w:r>
              <w:r w:rsidR="00AE1185">
                <w:t xml:space="preserve">   4</w:t>
              </w:r>
              <w:r w:rsidR="00AE1185">
                <w:tab/>
                <w:t xml:space="preserve">  5</w:t>
              </w:r>
              <w:r w:rsidR="00AE1185">
                <w:tab/>
                <w:t>6</w:t>
              </w:r>
              <w:r w:rsidR="00AE1185">
                <w:tab/>
                <w:t xml:space="preserve">   7</w:t>
              </w:r>
              <w:r w:rsidR="00AE1185">
                <w:tab/>
                <w:t xml:space="preserve">   8</w:t>
              </w:r>
              <w:r w:rsidR="00AE1185">
                <w:tab/>
                <w:t xml:space="preserve">   9</w:t>
              </w:r>
              <w:r w:rsidR="00AE1185">
                <w:tab/>
                <w:t xml:space="preserve">   10</w:t>
              </w:r>
            </w:ins>
          </w:p>
          <w:p w:rsidR="00E026E8" w:rsidRDefault="00E026E8" w:rsidP="00AA76CB">
            <w:pPr>
              <w:rPr>
                <w:ins w:id="615" w:author="Paul Donnell" w:date="2014-12-14T21:47:00Z"/>
              </w:rPr>
            </w:pPr>
            <w:ins w:id="616" w:author="Paul Donnell" w:date="2014-12-14T21:36:00Z">
              <w:r>
                <w:t>Note: 0s identify host bits, 1s identity network bits</w:t>
              </w:r>
            </w:ins>
          </w:p>
          <w:p w:rsidR="00AE1185" w:rsidRDefault="00AE1185" w:rsidP="00AA76CB">
            <w:pPr>
              <w:rPr>
                <w:ins w:id="617" w:author="Paul Donnell" w:date="2014-12-14T21:37:00Z"/>
              </w:rPr>
            </w:pPr>
          </w:p>
          <w:p w:rsidR="00E026E8" w:rsidRDefault="00E026E8" w:rsidP="00AA76CB">
            <w:pPr>
              <w:rPr>
                <w:ins w:id="618" w:author="Paul Donnell" w:date="2014-12-14T21:37:00Z"/>
              </w:rPr>
            </w:pPr>
            <w:ins w:id="619" w:author="Paul Donnell" w:date="2014-12-14T21:37:00Z">
              <w:r>
                <w:t>Here is the process:</w:t>
              </w:r>
            </w:ins>
          </w:p>
          <w:p w:rsidR="00E026E8" w:rsidRDefault="00E026E8" w:rsidP="00AA76CB">
            <w:pPr>
              <w:rPr>
                <w:ins w:id="620" w:author="Paul Donnell" w:date="2014-12-14T21:37:00Z"/>
              </w:rPr>
            </w:pPr>
            <w:ins w:id="621" w:author="Paul Donnell" w:date="2014-12-14T21:37:00Z">
              <w:r>
                <w:t xml:space="preserve">1. Count the number of zeros in the subnet </w:t>
              </w:r>
            </w:ins>
            <w:ins w:id="622" w:author="Paul Donnell" w:date="2014-12-14T21:48:00Z">
              <w:r w:rsidR="00AE1185">
                <w:t>mask‘s</w:t>
              </w:r>
            </w:ins>
            <w:ins w:id="623" w:author="Paul Donnell" w:date="2014-12-14T21:37:00Z">
              <w:r>
                <w:t xml:space="preserve"> interesting </w:t>
              </w:r>
            </w:ins>
            <w:ins w:id="624" w:author="Paul Donnell" w:date="2014-12-14T21:42:00Z">
              <w:r>
                <w:t>octet</w:t>
              </w:r>
            </w:ins>
            <w:ins w:id="625" w:author="Paul Donnell" w:date="2014-12-14T21:37:00Z">
              <w:r>
                <w:t>. In the example above</w:t>
              </w:r>
            </w:ins>
            <w:ins w:id="626" w:author="Paul Donnell" w:date="2014-12-14T21:48:00Z">
              <w:r w:rsidR="00AE1185">
                <w:t>,</w:t>
              </w:r>
            </w:ins>
            <w:ins w:id="627" w:author="Paul Donnell" w:date="2014-12-14T21:37:00Z">
              <w:r>
                <w:t xml:space="preserve"> there </w:t>
              </w:r>
            </w:ins>
            <w:ins w:id="628" w:author="Paul Donnell" w:date="2014-12-14T21:48:00Z">
              <w:r w:rsidR="00AE1185">
                <w:t>are</w:t>
              </w:r>
            </w:ins>
            <w:ins w:id="629" w:author="Paul Donnell" w:date="2014-12-14T21:37:00Z">
              <w:r>
                <w:t xml:space="preserve"> </w:t>
              </w:r>
            </w:ins>
            <w:ins w:id="630" w:author="Paul Donnell" w:date="2014-12-14T21:42:00Z">
              <w:r>
                <w:t>6</w:t>
              </w:r>
            </w:ins>
            <w:ins w:id="631" w:author="Paul Donnell" w:date="2014-12-14T21:37:00Z">
              <w:r>
                <w:t xml:space="preserve"> zeros in the interesting octet.</w:t>
              </w:r>
            </w:ins>
          </w:p>
          <w:p w:rsidR="00E026E8" w:rsidRDefault="00E026E8" w:rsidP="00AA76CB">
            <w:pPr>
              <w:rPr>
                <w:ins w:id="632" w:author="Paul Donnell" w:date="2014-12-14T21:39:00Z"/>
              </w:rPr>
            </w:pPr>
            <w:ins w:id="633" w:author="Paul Donnell" w:date="2014-12-14T21:38:00Z">
              <w:r>
                <w:t>2. Determine the number of hosts per subnet. Fin</w:t>
              </w:r>
            </w:ins>
            <w:ins w:id="634" w:author="Paul Donnell" w:date="2014-12-14T21:39:00Z">
              <w:r>
                <w:t>d</w:t>
              </w:r>
            </w:ins>
            <w:ins w:id="635" w:author="Paul Donnell" w:date="2014-12-14T21:38:00Z">
              <w:r>
                <w:t xml:space="preserve"> the number 6 in the “Bit position” of the Powers of 2 </w:t>
              </w:r>
              <w:proofErr w:type="gramStart"/>
              <w:r>
                <w:t>chart</w:t>
              </w:r>
            </w:ins>
            <w:proofErr w:type="gramEnd"/>
            <w:ins w:id="636" w:author="Paul Donnell" w:date="2014-12-14T21:43:00Z">
              <w:r>
                <w:t xml:space="preserve">. Next, </w:t>
              </w:r>
            </w:ins>
            <w:ins w:id="637" w:author="Paul Donnell" w:date="2014-12-14T21:38:00Z">
              <w:r>
                <w:t xml:space="preserve">locate the number above it in the </w:t>
              </w:r>
            </w:ins>
            <w:ins w:id="638" w:author="Paul Donnell" w:date="2014-12-14T21:39:00Z">
              <w:r>
                <w:t>“Powers of two” row.  In this case, the number 64 is located.</w:t>
              </w:r>
            </w:ins>
          </w:p>
          <w:p w:rsidR="00810131" w:rsidRDefault="00E026E8" w:rsidP="00AA76CB">
            <w:pPr>
              <w:rPr>
                <w:ins w:id="639" w:author="Paul Donnell" w:date="2014-12-14T21:44:00Z"/>
              </w:rPr>
            </w:pPr>
            <w:ins w:id="640" w:author="Paul Donnell" w:date="2014-12-14T21:40:00Z">
              <w:r>
                <w:t xml:space="preserve">3. Subtract 2 from your answer. We subtract the </w:t>
              </w:r>
            </w:ins>
            <w:ins w:id="641" w:author="Paul Donnell" w:date="2014-12-14T21:43:00Z">
              <w:r>
                <w:t>Network</w:t>
              </w:r>
            </w:ins>
            <w:ins w:id="642" w:author="Paul Donnell" w:date="2014-12-14T21:40:00Z">
              <w:r>
                <w:t xml:space="preserve"> ID IP address and the Broadcast IP address from the </w:t>
              </w:r>
            </w:ins>
            <w:ins w:id="643" w:author="Paul Donnell" w:date="2014-12-14T21:43:00Z">
              <w:r>
                <w:t>useable</w:t>
              </w:r>
            </w:ins>
            <w:ins w:id="644" w:author="Paul Donnell" w:date="2014-12-14T21:40:00Z">
              <w:r>
                <w:t xml:space="preserve"> host addresses. Simply </w:t>
              </w:r>
            </w:ins>
            <w:ins w:id="645" w:author="Paul Donnell" w:date="2014-12-14T21:41:00Z">
              <w:r>
                <w:t>subtract</w:t>
              </w:r>
            </w:ins>
            <w:ins w:id="646" w:author="Paul Donnell" w:date="2014-12-14T21:40:00Z">
              <w:r>
                <w:t xml:space="preserve"> </w:t>
              </w:r>
            </w:ins>
            <w:ins w:id="647" w:author="Paul Donnell" w:date="2014-12-14T21:41:00Z">
              <w:r>
                <w:t xml:space="preserve">2 from 64 and you have 62 </w:t>
              </w:r>
            </w:ins>
            <w:ins w:id="648" w:author="Paul Donnell" w:date="2014-12-14T21:43:00Z">
              <w:r>
                <w:t>useable</w:t>
              </w:r>
            </w:ins>
            <w:ins w:id="649" w:author="Paul Donnell" w:date="2014-12-14T21:41:00Z">
              <w:r>
                <w:t xml:space="preserve"> IP addresses or 62 hosts </w:t>
              </w:r>
            </w:ins>
            <w:ins w:id="650" w:author="Paul Donnell" w:date="2014-12-14T21:49:00Z">
              <w:r w:rsidR="00AE1185">
                <w:t>for</w:t>
              </w:r>
            </w:ins>
            <w:ins w:id="651" w:author="Paul Donnell" w:date="2014-12-14T21:42:00Z">
              <w:r>
                <w:t xml:space="preserve"> each of the 4 subnets.</w:t>
              </w:r>
            </w:ins>
          </w:p>
          <w:p w:rsidR="00EC7146" w:rsidDel="00E026E8" w:rsidRDefault="00AE1185" w:rsidP="00E026E8">
            <w:pPr>
              <w:rPr>
                <w:del w:id="652" w:author="Paul Donnell" w:date="2014-12-14T21:35:00Z"/>
              </w:rPr>
            </w:pPr>
            <w:ins w:id="653" w:author="Paul Donnell" w:date="2014-12-14T21:49:00Z">
              <w:r>
                <w:t>The</w:t>
              </w:r>
            </w:ins>
            <w:ins w:id="654" w:author="Paul Donnell" w:date="2014-12-14T21:44:00Z">
              <w:r w:rsidR="00810131">
                <w:t xml:space="preserve"> powers of 2 </w:t>
              </w:r>
              <w:proofErr w:type="gramStart"/>
              <w:r w:rsidR="00810131">
                <w:t>chart</w:t>
              </w:r>
              <w:proofErr w:type="gramEnd"/>
              <w:r w:rsidR="00810131">
                <w:t xml:space="preserve"> can be </w:t>
              </w:r>
            </w:ins>
            <w:ins w:id="655" w:author="Paul Donnell" w:date="2014-12-14T21:49:00Z">
              <w:r>
                <w:t>extended</w:t>
              </w:r>
            </w:ins>
            <w:ins w:id="656" w:author="Paul Donnell" w:date="2014-12-14T21:44:00Z">
              <w:r w:rsidR="00810131">
                <w:t xml:space="preserve"> up to 24 bit positions. We have only offered 10 bit </w:t>
              </w:r>
            </w:ins>
            <w:ins w:id="657" w:author="Paul Donnell" w:date="2014-12-14T21:49:00Z">
              <w:r>
                <w:t>positions</w:t>
              </w:r>
            </w:ins>
            <w:ins w:id="658" w:author="Paul Donnell" w:date="2014-12-14T21:44:00Z">
              <w:r w:rsidR="00810131">
                <w:t xml:space="preserve"> in this example.</w:t>
              </w:r>
            </w:ins>
            <w:del w:id="659" w:author="Paul Donnell" w:date="2014-12-14T21:35:00Z">
              <w:r w:rsidR="00EC7146" w:rsidDel="00E026E8">
                <w:delText>The formula used to determine the number of usable hosts per subnetwork is: 2</w:delText>
              </w:r>
              <w:r w:rsidR="00EC7146" w:rsidRPr="000E64C7" w:rsidDel="00E026E8">
                <w:rPr>
                  <w:vertAlign w:val="superscript"/>
                </w:rPr>
                <w:delText>y</w:delText>
              </w:r>
              <w:r w:rsidR="00EC7146" w:rsidDel="00E026E8">
                <w:delText>- 2.  In the formula, y is the number of bits allocated to the Host IDs.</w:delText>
              </w:r>
            </w:del>
          </w:p>
          <w:p w:rsidR="00EC7146" w:rsidDel="00E026E8" w:rsidRDefault="00EC7146" w:rsidP="00AA76CB">
            <w:pPr>
              <w:rPr>
                <w:del w:id="660" w:author="Paul Donnell" w:date="2014-12-14T21:35:00Z"/>
              </w:rPr>
            </w:pPr>
            <w:del w:id="661" w:author="Paul Donnell" w:date="2014-12-14T21:35:00Z">
              <w:r w:rsidDel="00E026E8">
                <w:delText>Usable Host IDs cannot consist of all zeros or all ones, they are reserved. One IP address is reserved for the network and one IP is reserved for broadcasting - that is why you must subtract 2 in the computation.</w:delText>
              </w:r>
            </w:del>
          </w:p>
          <w:p w:rsidR="00EC7146" w:rsidDel="00E026E8" w:rsidRDefault="0059683B" w:rsidP="00AA76CB">
            <w:pPr>
              <w:rPr>
                <w:del w:id="662" w:author="Paul Donnell" w:date="2014-12-14T21:35:00Z"/>
              </w:rPr>
            </w:pPr>
            <w:del w:id="663" w:author="Paul Donnell" w:date="2014-12-14T21:35:00Z">
              <w:r>
                <w:rPr>
                  <w:noProof/>
                </w:rPr>
                <w:drawing>
                  <wp:inline distT="0" distB="0" distL="0" distR="0">
                    <wp:extent cx="4847590" cy="1932305"/>
                    <wp:effectExtent l="19050" t="0" r="0" b="0"/>
                    <wp:docPr id="19" name="Picture 13" descr="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png"/>
                            <pic:cNvPicPr/>
                          </pic:nvPicPr>
                          <pic:blipFill>
                            <a:blip r:embed="rId17" cstate="print"/>
                            <a:stretch>
                              <a:fillRect/>
                            </a:stretch>
                          </pic:blipFill>
                          <pic:spPr>
                            <a:xfrm>
                              <a:off x="0" y="0"/>
                              <a:ext cx="4847590" cy="1932305"/>
                            </a:xfrm>
                            <a:prstGeom prst="rect">
                              <a:avLst/>
                            </a:prstGeom>
                          </pic:spPr>
                        </pic:pic>
                      </a:graphicData>
                    </a:graphic>
                  </wp:inline>
                </w:drawing>
              </w:r>
            </w:del>
          </w:p>
          <w:p w:rsidR="00EC7146" w:rsidRPr="00094A1B" w:rsidRDefault="00EC7146" w:rsidP="00AA76CB">
            <w:del w:id="664" w:author="Paul Donnell" w:date="2014-12-14T21:35:00Z">
              <w:r w:rsidDel="00E026E8">
                <w:delText>In the example, 6 bits were assigned to the host IDs (the last six spots in the final octet - 11000000). Replacing Y with six results in 26 - 2 = 62. Therefore, there are 62 possible hosts per subnet in the example.</w:delText>
              </w:r>
            </w:del>
          </w:p>
        </w:tc>
      </w:tr>
      <w:tr w:rsidR="00EC7146" w:rsidRPr="001F2D30" w:rsidTr="00D261F5">
        <w:trPr>
          <w:trHeight w:val="144"/>
        </w:trPr>
        <w:tc>
          <w:tcPr>
            <w:tcW w:w="900" w:type="pct"/>
          </w:tcPr>
          <w:p w:rsidR="00EC7146" w:rsidRPr="00714D09" w:rsidRDefault="00EC7146" w:rsidP="00AA76CB">
            <w:pPr>
              <w:pStyle w:val="Heading4"/>
            </w:pPr>
            <w:r>
              <w:t>Check on Learning</w:t>
            </w:r>
          </w:p>
        </w:tc>
        <w:tc>
          <w:tcPr>
            <w:tcW w:w="4100" w:type="pct"/>
            <w:gridSpan w:val="16"/>
            <w:tcBorders>
              <w:top w:val="single" w:sz="6" w:space="0" w:color="auto"/>
              <w:bottom w:val="single" w:sz="6" w:space="0" w:color="auto"/>
            </w:tcBorders>
          </w:tcPr>
          <w:p w:rsidR="00EC7146" w:rsidRDefault="00EC7146" w:rsidP="00AA76CB">
            <w:r w:rsidRPr="00CB65F4">
              <w:t xml:space="preserve">Learning Strategy: </w:t>
            </w:r>
            <w:r w:rsidRPr="00CB65F4">
              <w:rPr>
                <w:u w:val="single"/>
              </w:rPr>
              <w:t>Assessment</w:t>
            </w:r>
          </w:p>
          <w:p w:rsidR="00EC7146" w:rsidRPr="0035245F" w:rsidRDefault="00EC7146" w:rsidP="00AA76CB">
            <w:r w:rsidRPr="0035245F">
              <w:t>Conduct a quick review to determine if the students have learned the presented material. Ask open ended questions and solicit student answers and explanations. Encourage students to provide feedback to each other. The following question may be used to assess student knowledge.</w:t>
            </w:r>
          </w:p>
          <w:p w:rsidR="00810131" w:rsidRPr="0035245F" w:rsidRDefault="00EC7146" w:rsidP="00810131">
            <w:pPr>
              <w:rPr>
                <w:ins w:id="665" w:author="Paul Donnell" w:date="2014-12-14T21:45:00Z"/>
              </w:rPr>
            </w:pPr>
            <w:r w:rsidRPr="0035245F">
              <w:rPr>
                <w:b/>
              </w:rPr>
              <w:t>Question</w:t>
            </w:r>
            <w:r w:rsidRPr="0035245F">
              <w:t xml:space="preserve">: </w:t>
            </w:r>
            <w:r>
              <w:t>Imagine y</w:t>
            </w:r>
            <w:r w:rsidRPr="0002334F">
              <w:t xml:space="preserve">ou have an IP address of 128.111.1.0 / 20.  </w:t>
            </w:r>
            <w:ins w:id="666" w:author="Paul Donnell" w:date="2014-12-14T21:45:00Z">
              <w:r w:rsidR="00810131">
                <w:t>Use the Powers</w:t>
              </w:r>
              <w:r w:rsidR="003A7091">
                <w:t xml:space="preserve"> of 2 </w:t>
              </w:r>
              <w:proofErr w:type="gramStart"/>
              <w:r w:rsidR="003A7091">
                <w:t>chart</w:t>
              </w:r>
              <w:proofErr w:type="gramEnd"/>
              <w:r w:rsidR="003A7091">
                <w:t xml:space="preserve"> and the process to </w:t>
              </w:r>
              <w:r w:rsidR="00810131">
                <w:t xml:space="preserve">calculate the number of </w:t>
              </w:r>
              <w:r w:rsidR="003A7091">
                <w:t>hosts</w:t>
              </w:r>
              <w:r w:rsidR="00810131">
                <w:t xml:space="preserve"> this IP and subnet mask will support.</w:t>
              </w:r>
            </w:ins>
          </w:p>
          <w:p w:rsidR="00EC7146" w:rsidRPr="0035245F" w:rsidDel="00810131" w:rsidRDefault="00EC7146" w:rsidP="00AA76CB">
            <w:pPr>
              <w:rPr>
                <w:del w:id="667" w:author="Paul Donnell" w:date="2014-12-14T21:45:00Z"/>
              </w:rPr>
            </w:pPr>
            <w:del w:id="668" w:author="Paul Donnell" w:date="2014-12-14T21:45:00Z">
              <w:r w:rsidRPr="0002334F" w:rsidDel="00810131">
                <w:delText>Convert the subnet mask into a binary value then identify the number of usable hosts per subnet.</w:delText>
              </w:r>
            </w:del>
          </w:p>
          <w:p w:rsidR="00EC7146" w:rsidRPr="001F2D30" w:rsidRDefault="00EC7146" w:rsidP="00AA76CB">
            <w:pPr>
              <w:pStyle w:val="bullet1"/>
              <w:numPr>
                <w:ilvl w:val="0"/>
                <w:numId w:val="1"/>
              </w:numPr>
            </w:pPr>
            <w:r w:rsidRPr="0035245F">
              <w:rPr>
                <w:b/>
              </w:rPr>
              <w:t>Answer</w:t>
            </w:r>
            <w:r w:rsidRPr="0035245F">
              <w:t xml:space="preserve">: </w:t>
            </w:r>
            <w:r>
              <w:t xml:space="preserve"> 4094</w:t>
            </w:r>
            <w:ins w:id="669" w:author="Paul Donnell" w:date="2014-12-14T21:46:00Z">
              <w:r w:rsidR="003A7091">
                <w:t xml:space="preserve"> hosts per subnet</w:t>
              </w:r>
            </w:ins>
          </w:p>
        </w:tc>
      </w:tr>
      <w:tr w:rsidR="00EC7146" w:rsidRPr="001F2D30" w:rsidTr="00D261F5">
        <w:trPr>
          <w:trHeight w:val="144"/>
        </w:trPr>
        <w:tc>
          <w:tcPr>
            <w:tcW w:w="900" w:type="pct"/>
          </w:tcPr>
          <w:p w:rsidR="00EC7146" w:rsidRDefault="00EC7146" w:rsidP="00AA76CB">
            <w:pPr>
              <w:pStyle w:val="Heading4"/>
            </w:pPr>
            <w:r>
              <w:lastRenderedPageBreak/>
              <w:t>Review Summary</w:t>
            </w:r>
          </w:p>
        </w:tc>
        <w:tc>
          <w:tcPr>
            <w:tcW w:w="4100" w:type="pct"/>
            <w:gridSpan w:val="16"/>
            <w:tcBorders>
              <w:top w:val="single" w:sz="6" w:space="0" w:color="auto"/>
              <w:bottom w:val="single" w:sz="6" w:space="0" w:color="auto"/>
            </w:tcBorders>
          </w:tcPr>
          <w:p w:rsidR="00EC7146" w:rsidRPr="006638D3" w:rsidRDefault="00EC7146" w:rsidP="00AA76CB">
            <w:r>
              <w:t>If necessary, encourage students to participate in the discussion.</w:t>
            </w:r>
          </w:p>
        </w:tc>
      </w:tr>
      <w:tr w:rsidR="00EC7146" w:rsidRPr="001F2D30" w:rsidTr="00D261F5">
        <w:trPr>
          <w:trHeight w:val="144"/>
        </w:trPr>
        <w:tc>
          <w:tcPr>
            <w:tcW w:w="900" w:type="pct"/>
            <w:shd w:val="clear" w:color="auto" w:fill="auto"/>
          </w:tcPr>
          <w:p w:rsidR="00EC7146" w:rsidRPr="000958C2" w:rsidRDefault="00EC7146" w:rsidP="00AA76CB">
            <w:pPr>
              <w:pStyle w:val="Heading4"/>
            </w:pPr>
            <w:r w:rsidRPr="000958C2">
              <w:t xml:space="preserve">ELO </w:t>
            </w:r>
            <w:r>
              <w:t>C – LSA 5.</w:t>
            </w:r>
          </w:p>
        </w:tc>
        <w:tc>
          <w:tcPr>
            <w:tcW w:w="4100" w:type="pct"/>
            <w:gridSpan w:val="16"/>
            <w:tcBorders>
              <w:top w:val="single" w:sz="6" w:space="0" w:color="auto"/>
              <w:bottom w:val="single" w:sz="6" w:space="0" w:color="auto"/>
            </w:tcBorders>
            <w:shd w:val="clear" w:color="auto" w:fill="auto"/>
          </w:tcPr>
          <w:p w:rsidR="00EC7146" w:rsidRPr="000E64C7" w:rsidRDefault="00EC7146" w:rsidP="00AA76CB">
            <w:pPr>
              <w:rPr>
                <w:b/>
              </w:rPr>
            </w:pPr>
            <w:bookmarkStart w:id="670" w:name="_Hlk406047608"/>
            <w:r>
              <w:rPr>
                <w:b/>
              </w:rPr>
              <w:t>Determine the Range of Usable IP Addresses in a Subnet</w:t>
            </w:r>
            <w:bookmarkEnd w:id="670"/>
          </w:p>
        </w:tc>
      </w:tr>
      <w:tr w:rsidR="00EC7146" w:rsidRPr="001F2D30" w:rsidTr="00D261F5">
        <w:trPr>
          <w:trHeight w:val="144"/>
        </w:trPr>
        <w:tc>
          <w:tcPr>
            <w:tcW w:w="900" w:type="pct"/>
            <w:shd w:val="clear" w:color="auto" w:fill="auto"/>
          </w:tcPr>
          <w:p w:rsidR="00EC7146" w:rsidRPr="001F2D30" w:rsidRDefault="00EC7146" w:rsidP="00AA76CB">
            <w:pPr>
              <w:pStyle w:val="Heading4"/>
            </w:pPr>
          </w:p>
        </w:tc>
        <w:tc>
          <w:tcPr>
            <w:tcW w:w="4100" w:type="pct"/>
            <w:gridSpan w:val="16"/>
            <w:tcBorders>
              <w:top w:val="single" w:sz="6" w:space="0" w:color="auto"/>
              <w:bottom w:val="single" w:sz="6" w:space="0" w:color="auto"/>
            </w:tcBorders>
            <w:shd w:val="clear" w:color="auto" w:fill="auto"/>
          </w:tcPr>
          <w:p w:rsidR="00EC7146" w:rsidRPr="001B649F" w:rsidRDefault="00EC7146" w:rsidP="00AA76CB">
            <w:pPr>
              <w:pStyle w:val="MOI"/>
            </w:pPr>
            <w:r w:rsidRPr="001B649F">
              <w:t>Method of Instruction:</w:t>
            </w:r>
            <w:r w:rsidRPr="001B649F">
              <w:tab/>
              <w:t>Discussion (Large or Small Group)</w:t>
            </w:r>
          </w:p>
          <w:p w:rsidR="00EC7146" w:rsidRPr="001B649F" w:rsidRDefault="00EC7146" w:rsidP="00AA76CB">
            <w:pPr>
              <w:pStyle w:val="MOI"/>
            </w:pPr>
            <w:r w:rsidRPr="001B649F">
              <w:t>Instr Type (I:S Ratio/Qty):</w:t>
            </w:r>
            <w:r w:rsidRPr="001B649F">
              <w:tab/>
              <w:t>Contract Instructor (1:16/0)</w:t>
            </w:r>
          </w:p>
          <w:p w:rsidR="00EC7146" w:rsidRPr="001B649F" w:rsidRDefault="00EC7146" w:rsidP="00AA76CB">
            <w:pPr>
              <w:pStyle w:val="MOI"/>
            </w:pPr>
            <w:r w:rsidRPr="001B649F">
              <w:t>Time of Instruction:</w:t>
            </w:r>
            <w:r w:rsidRPr="001B649F">
              <w:tab/>
            </w:r>
            <w:r>
              <w:t>3</w:t>
            </w:r>
            <w:r w:rsidRPr="001B649F">
              <w:t>0 mins</w:t>
            </w:r>
          </w:p>
          <w:p w:rsidR="00EC7146" w:rsidRPr="001B649F" w:rsidRDefault="00EC7146" w:rsidP="00AA76CB">
            <w:pPr>
              <w:pStyle w:val="MOI"/>
            </w:pPr>
            <w:r w:rsidRPr="001B649F">
              <w:t>Instructional Strategy:</w:t>
            </w:r>
            <w:r w:rsidRPr="001B649F">
              <w:tab/>
              <w:t>Large Group Instruction</w:t>
            </w:r>
          </w:p>
          <w:p w:rsidR="00EC7146" w:rsidRDefault="00EC7146" w:rsidP="00AA76CB">
            <w:pPr>
              <w:pStyle w:val="MOI"/>
            </w:pPr>
            <w:r w:rsidRPr="001B649F">
              <w:t>Media Type:</w:t>
            </w:r>
            <w:r w:rsidRPr="001B649F">
              <w:tab/>
              <w:t>Computer Assisted Instruction</w:t>
            </w:r>
          </w:p>
          <w:p w:rsidR="00EC7146" w:rsidRDefault="00EC7146" w:rsidP="00AA76CB">
            <w:pPr>
              <w:pStyle w:val="MOI"/>
            </w:pPr>
            <w:r>
              <w:t>Other Media:</w:t>
            </w:r>
            <w:r>
              <w:tab/>
              <w:t>None</w:t>
            </w:r>
          </w:p>
          <w:p w:rsidR="00EC7146" w:rsidRPr="001F2D30" w:rsidRDefault="00EC7146" w:rsidP="00AA76CB">
            <w:pPr>
              <w:pStyle w:val="MOI"/>
            </w:pPr>
            <w:r>
              <w:t>Security Classification:</w:t>
            </w:r>
            <w:r>
              <w:tab/>
              <w:t>Unclassified</w:t>
            </w:r>
          </w:p>
        </w:tc>
      </w:tr>
      <w:tr w:rsidR="00EC7146" w:rsidRPr="001F2D30" w:rsidTr="00D261F5">
        <w:trPr>
          <w:trHeight w:val="144"/>
        </w:trPr>
        <w:tc>
          <w:tcPr>
            <w:tcW w:w="900" w:type="pct"/>
            <w:shd w:val="clear" w:color="auto" w:fill="auto"/>
          </w:tcPr>
          <w:p w:rsidR="00EC7146" w:rsidRPr="001F2D30" w:rsidRDefault="00EC7146" w:rsidP="00AA76CB">
            <w:pPr>
              <w:pStyle w:val="Heading4"/>
            </w:pPr>
            <w:r>
              <w:t>NOTE:</w:t>
            </w:r>
          </w:p>
        </w:tc>
        <w:tc>
          <w:tcPr>
            <w:tcW w:w="4100" w:type="pct"/>
            <w:gridSpan w:val="16"/>
            <w:tcBorders>
              <w:top w:val="single" w:sz="6" w:space="0" w:color="auto"/>
              <w:bottom w:val="single" w:sz="6" w:space="0" w:color="auto"/>
            </w:tcBorders>
            <w:shd w:val="clear" w:color="auto" w:fill="auto"/>
          </w:tcPr>
          <w:p w:rsidR="00EC7146" w:rsidRDefault="00EC7146" w:rsidP="00AA76CB">
            <w:r>
              <w:t xml:space="preserve">Learning Strategy: </w:t>
            </w:r>
            <w:r w:rsidRPr="00D20AA3">
              <w:rPr>
                <w:u w:val="single"/>
              </w:rPr>
              <w:t>Content Pre</w:t>
            </w:r>
            <w:r>
              <w:rPr>
                <w:u w:val="single"/>
              </w:rPr>
              <w:t>sentation and Learning Guidance</w:t>
            </w:r>
          </w:p>
          <w:p w:rsidR="00EC7146" w:rsidRPr="001F2D30" w:rsidRDefault="00EC7146" w:rsidP="00AA76CB">
            <w:pPr>
              <w:pStyle w:val="bullet1"/>
            </w:pPr>
            <w:r w:rsidRPr="002D5252">
              <w:t>Facilitate a discussion of the following instructional content.</w:t>
            </w:r>
          </w:p>
        </w:tc>
      </w:tr>
      <w:tr w:rsidR="00EC7146" w:rsidRPr="001F2D30" w:rsidTr="00D261F5">
        <w:trPr>
          <w:trHeight w:val="144"/>
        </w:trPr>
        <w:tc>
          <w:tcPr>
            <w:tcW w:w="900" w:type="pct"/>
            <w:shd w:val="clear" w:color="auto" w:fill="auto"/>
          </w:tcPr>
          <w:p w:rsidR="00EC7146" w:rsidRPr="001F2D30" w:rsidRDefault="00EC7146" w:rsidP="00AA76CB">
            <w:pPr>
              <w:pStyle w:val="Heading4"/>
            </w:pPr>
          </w:p>
        </w:tc>
        <w:tc>
          <w:tcPr>
            <w:tcW w:w="4100" w:type="pct"/>
            <w:gridSpan w:val="16"/>
            <w:tcBorders>
              <w:top w:val="single" w:sz="6" w:space="0" w:color="auto"/>
              <w:bottom w:val="single" w:sz="6" w:space="0" w:color="auto"/>
            </w:tcBorders>
            <w:shd w:val="clear" w:color="auto" w:fill="auto"/>
          </w:tcPr>
          <w:p w:rsidR="00EC7146" w:rsidDel="00B60218" w:rsidRDefault="00EC7146" w:rsidP="00AA76CB">
            <w:pPr>
              <w:rPr>
                <w:del w:id="671" w:author="Paul Donnell" w:date="2014-12-14T21:50:00Z"/>
              </w:rPr>
            </w:pPr>
            <w:r>
              <w:t xml:space="preserve">There are 4 subnets and 62 usable Host IP addresses per subnet in the example </w:t>
            </w:r>
            <w:del w:id="672" w:author="Paul Donnell" w:date="2014-12-14T21:49:00Z">
              <w:r w:rsidDel="00B60218">
                <w:delText>laptop’s</w:delText>
              </w:r>
            </w:del>
            <w:r>
              <w:t xml:space="preserve"> network. Recall </w:t>
            </w:r>
            <w:del w:id="673" w:author="Paul Donnell" w:date="2014-12-14T22:02:00Z">
              <w:r w:rsidDel="00D54DC9">
                <w:delText>that the</w:delText>
              </w:r>
            </w:del>
            <w:r>
              <w:t xml:space="preserve"> </w:t>
            </w:r>
            <w:del w:id="674" w:author="Paul Donnell" w:date="2014-12-14T21:50:00Z">
              <w:r w:rsidDel="00B60218">
                <w:delText>laptop has an</w:delText>
              </w:r>
            </w:del>
            <w:ins w:id="675" w:author="Paul Donnell" w:date="2014-12-14T21:50:00Z">
              <w:r w:rsidR="00B60218">
                <w:t xml:space="preserve">we began with </w:t>
              </w:r>
              <w:proofErr w:type="gramStart"/>
              <w:r w:rsidR="00B60218">
                <w:t xml:space="preserve">an </w:t>
              </w:r>
            </w:ins>
            <w:r>
              <w:t xml:space="preserve"> IP</w:t>
            </w:r>
            <w:proofErr w:type="gramEnd"/>
            <w:r>
              <w:t xml:space="preserve"> address of 195.225.10.231</w:t>
            </w:r>
            <w:ins w:id="676" w:author="Paul Donnell" w:date="2014-12-14T21:50:00Z">
              <w:r w:rsidR="00B60218">
                <w:t>/26 .</w:t>
              </w:r>
            </w:ins>
            <w:del w:id="677" w:author="Paul Donnell" w:date="2014-12-14T21:50:00Z">
              <w:r w:rsidDel="00B60218">
                <w:delText xml:space="preserve"> and Subnet Mask of 255.255.255.194.</w:delText>
              </w:r>
            </w:del>
          </w:p>
          <w:p w:rsidR="00EC7146" w:rsidRDefault="00EC7146" w:rsidP="00AA76CB">
            <w:r>
              <w:t>Now let’s figure out the range of usable IP addresses for each subnet.</w:t>
            </w:r>
            <w:ins w:id="678" w:author="Paul Donnell" w:date="2014-12-14T21:50:00Z">
              <w:r w:rsidR="00B60218">
                <w:t xml:space="preserve"> We must do this in order to know which IP addresses to assign to hosts in each sub</w:t>
              </w:r>
            </w:ins>
            <w:ins w:id="679" w:author="Paul Donnell" w:date="2014-12-14T21:51:00Z">
              <w:r w:rsidR="00B60218">
                <w:t xml:space="preserve">net. </w:t>
              </w:r>
            </w:ins>
          </w:p>
          <w:p w:rsidR="00EC7146" w:rsidDel="00B60218" w:rsidRDefault="00EC7146" w:rsidP="00AA76CB">
            <w:pPr>
              <w:rPr>
                <w:del w:id="680" w:author="Paul Donnell" w:date="2014-12-14T21:51:00Z"/>
              </w:rPr>
            </w:pPr>
            <w:del w:id="681" w:author="Paul Donnell" w:date="2014-12-14T21:51:00Z">
              <w:r w:rsidDel="00B60218">
                <w:delText xml:space="preserve">Take a look at the first table, which shows the IP Address and Subnet Mask in binary. Set the Subnet and Host ID values to zero to identify the first possible value in the subnet. The first address in the first subnet is equal to the Network ID, 195.255.10.0. </w:delText>
              </w:r>
            </w:del>
          </w:p>
          <w:p w:rsidR="00EC7146" w:rsidDel="00B60218" w:rsidRDefault="0059683B" w:rsidP="00AA76CB">
            <w:pPr>
              <w:rPr>
                <w:del w:id="682" w:author="Paul Donnell" w:date="2014-12-14T21:51:00Z"/>
              </w:rPr>
            </w:pPr>
            <w:del w:id="683" w:author="Paul Donnell" w:date="2014-12-14T21:51:00Z">
              <w:r>
                <w:rPr>
                  <w:noProof/>
                </w:rPr>
                <w:drawing>
                  <wp:inline distT="0" distB="0" distL="0" distR="0">
                    <wp:extent cx="4847590" cy="2353310"/>
                    <wp:effectExtent l="19050" t="0" r="0" b="0"/>
                    <wp:docPr id="20" name="Picture 17" descr="First 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 IP.png"/>
                            <pic:cNvPicPr/>
                          </pic:nvPicPr>
                          <pic:blipFill>
                            <a:blip r:embed="rId18" cstate="print"/>
                            <a:stretch>
                              <a:fillRect/>
                            </a:stretch>
                          </pic:blipFill>
                          <pic:spPr>
                            <a:xfrm>
                              <a:off x="0" y="0"/>
                              <a:ext cx="4847590" cy="2353310"/>
                            </a:xfrm>
                            <a:prstGeom prst="rect">
                              <a:avLst/>
                            </a:prstGeom>
                          </pic:spPr>
                        </pic:pic>
                      </a:graphicData>
                    </a:graphic>
                  </wp:inline>
                </w:drawing>
              </w:r>
            </w:del>
          </w:p>
          <w:p w:rsidR="00EC7146" w:rsidDel="00B60218" w:rsidRDefault="00EC7146" w:rsidP="00AA76CB">
            <w:pPr>
              <w:rPr>
                <w:del w:id="684" w:author="Paul Donnell" w:date="2014-12-14T21:51:00Z"/>
              </w:rPr>
            </w:pPr>
            <w:del w:id="685" w:author="Paul Donnell" w:date="2014-12-14T21:51:00Z">
              <w:r w:rsidDel="00B60218">
                <w:delText xml:space="preserve">Since a Host ID can’t be all zeros, turn on the digit related to the value of 1 (see the second table). This shows the first </w:delText>
              </w:r>
              <w:r w:rsidRPr="00D50B93" w:rsidDel="00B60218">
                <w:rPr>
                  <w:b/>
                </w:rPr>
                <w:delText>usable</w:delText>
              </w:r>
              <w:r w:rsidDel="00B60218">
                <w:delText xml:space="preserve"> Host ID in the first subnet is 195.255.10.1.</w:delText>
              </w:r>
            </w:del>
          </w:p>
          <w:p w:rsidR="00EC7146" w:rsidDel="00B60218" w:rsidRDefault="0059683B" w:rsidP="00AA76CB">
            <w:pPr>
              <w:rPr>
                <w:del w:id="686" w:author="Paul Donnell" w:date="2014-12-14T21:51:00Z"/>
              </w:rPr>
            </w:pPr>
            <w:del w:id="687" w:author="Paul Donnell" w:date="2014-12-14T21:51:00Z">
              <w:r>
                <w:rPr>
                  <w:noProof/>
                </w:rPr>
                <w:drawing>
                  <wp:inline distT="0" distB="0" distL="0" distR="0">
                    <wp:extent cx="4847590" cy="2351405"/>
                    <wp:effectExtent l="19050" t="0" r="0" b="0"/>
                    <wp:docPr id="21" name="Picture 18" descr="Us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le.png"/>
                            <pic:cNvPicPr/>
                          </pic:nvPicPr>
                          <pic:blipFill>
                            <a:blip r:embed="rId19" cstate="print"/>
                            <a:stretch>
                              <a:fillRect/>
                            </a:stretch>
                          </pic:blipFill>
                          <pic:spPr>
                            <a:xfrm>
                              <a:off x="0" y="0"/>
                              <a:ext cx="4847590" cy="2351405"/>
                            </a:xfrm>
                            <a:prstGeom prst="rect">
                              <a:avLst/>
                            </a:prstGeom>
                          </pic:spPr>
                        </pic:pic>
                      </a:graphicData>
                    </a:graphic>
                  </wp:inline>
                </w:drawing>
              </w:r>
            </w:del>
          </w:p>
          <w:p w:rsidR="00EC7146" w:rsidDel="00B60218" w:rsidRDefault="00EC7146" w:rsidP="00AA76CB">
            <w:pPr>
              <w:rPr>
                <w:del w:id="688" w:author="Paul Donnell" w:date="2014-12-14T21:51:00Z"/>
              </w:rPr>
            </w:pPr>
            <w:del w:id="689" w:author="Paul Donnell" w:date="2014-12-14T21:51:00Z">
              <w:r w:rsidDel="00B60218">
                <w:delText>Next, determine the end of the range of usable IP addresses for the first subnet.  Supplying a value of all ones in the Host ID gives 32 + 16 + 8 + 4 + 2 + 1, which equals 63. Therefore, the last IP address in the first subnet is 195.255.10.63.</w:delText>
              </w:r>
            </w:del>
          </w:p>
          <w:p w:rsidR="00EC7146" w:rsidDel="00B60218" w:rsidRDefault="0059683B" w:rsidP="00AA76CB">
            <w:pPr>
              <w:rPr>
                <w:del w:id="690" w:author="Paul Donnell" w:date="2014-12-14T21:51:00Z"/>
              </w:rPr>
            </w:pPr>
            <w:del w:id="691" w:author="Paul Donnell" w:date="2014-12-14T21:51:00Z">
              <w:r>
                <w:rPr>
                  <w:noProof/>
                </w:rPr>
                <w:drawing>
                  <wp:inline distT="0" distB="0" distL="0" distR="0">
                    <wp:extent cx="4847590" cy="2378075"/>
                    <wp:effectExtent l="19050" t="0" r="0" b="0"/>
                    <wp:docPr id="22" name="Picture 19" descr="LAST  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  IP.png"/>
                            <pic:cNvPicPr/>
                          </pic:nvPicPr>
                          <pic:blipFill>
                            <a:blip r:embed="rId20" cstate="print"/>
                            <a:stretch>
                              <a:fillRect/>
                            </a:stretch>
                          </pic:blipFill>
                          <pic:spPr>
                            <a:xfrm>
                              <a:off x="0" y="0"/>
                              <a:ext cx="4847590" cy="2378075"/>
                            </a:xfrm>
                            <a:prstGeom prst="rect">
                              <a:avLst/>
                            </a:prstGeom>
                          </pic:spPr>
                        </pic:pic>
                      </a:graphicData>
                    </a:graphic>
                  </wp:inline>
                </w:drawing>
              </w:r>
            </w:del>
          </w:p>
          <w:p w:rsidR="00EC7146" w:rsidDel="00B60218" w:rsidRDefault="00EC7146" w:rsidP="00AA76CB">
            <w:pPr>
              <w:rPr>
                <w:del w:id="692" w:author="Paul Donnell" w:date="2014-12-14T21:51:00Z"/>
              </w:rPr>
            </w:pPr>
            <w:del w:id="693" w:author="Paul Donnell" w:date="2014-12-14T21:51:00Z">
              <w:r w:rsidDel="00B60218">
                <w:delText>Remember, an IP addresses that is all ones is not usable for a Host ID, so turn on all of the digit except for the that which is related to the value of one (see the second table). This results in the values of 32 + 16 + 8 + 4 + 2, which equals 62. This computation shows the last usable IP address in the first subnet is 195.255.10.62.</w:delText>
              </w:r>
            </w:del>
          </w:p>
          <w:p w:rsidR="00EC7146" w:rsidDel="00B60218" w:rsidRDefault="0059683B" w:rsidP="00AA76CB">
            <w:pPr>
              <w:rPr>
                <w:del w:id="694" w:author="Paul Donnell" w:date="2014-12-14T21:51:00Z"/>
              </w:rPr>
            </w:pPr>
            <w:del w:id="695" w:author="Paul Donnell" w:date="2014-12-14T21:51:00Z">
              <w:r>
                <w:rPr>
                  <w:noProof/>
                </w:rPr>
                <w:drawing>
                  <wp:inline distT="0" distB="0" distL="0" distR="0">
                    <wp:extent cx="4847590" cy="2322830"/>
                    <wp:effectExtent l="19050" t="0" r="0" b="0"/>
                    <wp:docPr id="25" name="Picture 20" descr="Last Us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 Usable.png"/>
                            <pic:cNvPicPr/>
                          </pic:nvPicPr>
                          <pic:blipFill>
                            <a:blip r:embed="rId21" cstate="print"/>
                            <a:stretch>
                              <a:fillRect/>
                            </a:stretch>
                          </pic:blipFill>
                          <pic:spPr>
                            <a:xfrm>
                              <a:off x="0" y="0"/>
                              <a:ext cx="4847590" cy="2322830"/>
                            </a:xfrm>
                            <a:prstGeom prst="rect">
                              <a:avLst/>
                            </a:prstGeom>
                          </pic:spPr>
                        </pic:pic>
                      </a:graphicData>
                    </a:graphic>
                  </wp:inline>
                </w:drawing>
              </w:r>
            </w:del>
          </w:p>
          <w:p w:rsidR="00EC7146" w:rsidDel="00B60218" w:rsidRDefault="00EC7146" w:rsidP="00AA76CB">
            <w:pPr>
              <w:rPr>
                <w:del w:id="696" w:author="Paul Donnell" w:date="2014-12-14T21:51:00Z"/>
              </w:rPr>
            </w:pPr>
            <w:del w:id="697" w:author="Paul Donnell" w:date="2014-12-14T21:51:00Z">
              <w:r w:rsidDel="00B60218">
                <w:delText xml:space="preserve">To identify the start of the second subnet, turn on the bit with the lowest value and leave the remaining subnet and Host ID bits turned off.  </w:delText>
              </w:r>
            </w:del>
          </w:p>
          <w:p w:rsidR="00EC7146" w:rsidDel="00B60218" w:rsidRDefault="00EC7146" w:rsidP="00AA76CB">
            <w:pPr>
              <w:rPr>
                <w:del w:id="698" w:author="Paul Donnell" w:date="2014-12-14T21:51:00Z"/>
              </w:rPr>
            </w:pPr>
            <w:del w:id="699" w:author="Paul Donnell" w:date="2014-12-14T21:51:00Z">
              <w:r w:rsidDel="00B60218">
                <w:delText>For the example, the second subnet begins at 195.255.10.64. This is shown in the table.</w:delText>
              </w:r>
            </w:del>
          </w:p>
          <w:p w:rsidR="00EC7146" w:rsidDel="00B60218" w:rsidRDefault="0059683B" w:rsidP="00AA76CB">
            <w:pPr>
              <w:rPr>
                <w:del w:id="700" w:author="Paul Donnell" w:date="2014-12-14T21:51:00Z"/>
              </w:rPr>
            </w:pPr>
            <w:del w:id="701" w:author="Paul Donnell" w:date="2014-12-14T21:51:00Z">
              <w:r>
                <w:rPr>
                  <w:noProof/>
                </w:rPr>
                <w:drawing>
                  <wp:inline distT="0" distB="0" distL="0" distR="0">
                    <wp:extent cx="4847590" cy="2425700"/>
                    <wp:effectExtent l="19050" t="0" r="0" b="0"/>
                    <wp:docPr id="26" name="Picture 21" descr="second 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 sub.png"/>
                            <pic:cNvPicPr/>
                          </pic:nvPicPr>
                          <pic:blipFill>
                            <a:blip r:embed="rId22" cstate="print"/>
                            <a:stretch>
                              <a:fillRect/>
                            </a:stretch>
                          </pic:blipFill>
                          <pic:spPr>
                            <a:xfrm>
                              <a:off x="0" y="0"/>
                              <a:ext cx="4847590" cy="2425700"/>
                            </a:xfrm>
                            <a:prstGeom prst="rect">
                              <a:avLst/>
                            </a:prstGeom>
                          </pic:spPr>
                        </pic:pic>
                      </a:graphicData>
                    </a:graphic>
                  </wp:inline>
                </w:drawing>
              </w:r>
            </w:del>
          </w:p>
          <w:p w:rsidR="00B60218" w:rsidRDefault="00EC7146" w:rsidP="00AA76CB">
            <w:pPr>
              <w:rPr>
                <w:ins w:id="702" w:author="Paul Donnell" w:date="2014-12-14T21:55:00Z"/>
              </w:rPr>
            </w:pPr>
            <w:del w:id="703" w:author="Paul Donnell" w:date="2014-12-14T21:51:00Z">
              <w:r w:rsidDel="00B60218">
                <w:delText>Placing ones in all of the Host ID bits gives us 64 + 32 + 16 + 8 + 4 + 2 + 1, which equals 127. Therefore, the subnet ends at 195.255.10.127.  Excluding the Host IDs of all zeroes and all ones shows the range of usable IP addresses for the second subnet is 195.255.10.65 through 195.255.10.126.</w:delText>
              </w:r>
            </w:del>
            <w:ins w:id="704" w:author="Paul Donnell" w:date="2014-12-14T21:52:00Z">
              <w:r w:rsidR="00B60218">
                <w:t>This is quickly determined by subtracting the decimal value of the subnet mask</w:t>
              </w:r>
            </w:ins>
            <w:ins w:id="705" w:author="Paul Donnell" w:date="2014-12-14T21:53:00Z">
              <w:r w:rsidR="00B60218">
                <w:t xml:space="preserve">’s interesting octet from 256.  In our </w:t>
              </w:r>
            </w:ins>
            <w:ins w:id="706" w:author="Paul Donnell" w:date="2014-12-14T22:03:00Z">
              <w:r w:rsidR="00D54DC9">
                <w:t>example</w:t>
              </w:r>
            </w:ins>
            <w:ins w:id="707" w:author="Paul Donnell" w:date="2014-12-14T21:53:00Z">
              <w:r w:rsidR="00D54DC9">
                <w:t>, the decimal value</w:t>
              </w:r>
              <w:r w:rsidR="00B60218">
                <w:t xml:space="preserve"> 192 represents the subnet mask</w:t>
              </w:r>
            </w:ins>
            <w:ins w:id="708" w:author="Paul Donnell" w:date="2014-12-14T21:54:00Z">
              <w:r w:rsidR="00B60218">
                <w:t>’s interesting octet. We know that 192 – 256 is 64</w:t>
              </w:r>
            </w:ins>
            <w:ins w:id="709" w:author="Paul Donnell" w:date="2014-12-14T21:55:00Z">
              <w:r w:rsidR="00B60218">
                <w:t xml:space="preserve">. </w:t>
              </w:r>
            </w:ins>
          </w:p>
          <w:p w:rsidR="00B60218" w:rsidRPr="00D54DC9" w:rsidRDefault="00B60218" w:rsidP="00AA76CB">
            <w:pPr>
              <w:rPr>
                <w:ins w:id="710" w:author="Paul Donnell" w:date="2014-12-14T21:57:00Z"/>
              </w:rPr>
            </w:pPr>
            <w:ins w:id="711" w:author="Paul Donnell" w:date="2014-12-14T21:55:00Z">
              <w:r>
                <w:t>The decimal value</w:t>
              </w:r>
              <w:r w:rsidR="00D54DC9">
                <w:t xml:space="preserve"> of 64 becomes our Magic Number</w:t>
              </w:r>
            </w:ins>
            <w:ins w:id="712" w:author="Paul Donnell" w:date="2014-12-14T22:03:00Z">
              <w:r w:rsidR="00D54DC9">
                <w:t xml:space="preserve"> and is used to determine our IP address range per subnet. </w:t>
              </w:r>
            </w:ins>
            <w:ins w:id="713" w:author="Paul Donnell" w:date="2014-12-14T21:57:00Z">
              <w:r w:rsidR="00D54DC9">
                <w:t xml:space="preserve"> In </w:t>
              </w:r>
            </w:ins>
            <w:ins w:id="714" w:author="Paul Donnell" w:date="2014-12-14T22:04:00Z">
              <w:r w:rsidR="00D54DC9">
                <w:t xml:space="preserve">this </w:t>
              </w:r>
            </w:ins>
            <w:ins w:id="715" w:author="Paul Donnell" w:date="2014-12-14T21:57:00Z">
              <w:r w:rsidR="00D54DC9">
                <w:t xml:space="preserve">case will  separate each subnet by 64 Ip addresses, </w:t>
              </w:r>
            </w:ins>
            <w:ins w:id="716" w:author="Paul Donnell" w:date="2014-12-14T22:05:00Z">
              <w:r w:rsidR="00D54DC9">
                <w:t>ALWAYS begin with a zero in the interesting octet of the first subnet IP address  as you list the subnets.</w:t>
              </w:r>
            </w:ins>
          </w:p>
          <w:p w:rsidR="00D54DC9" w:rsidRDefault="00D54DC9" w:rsidP="00D54DC9">
            <w:pPr>
              <w:rPr>
                <w:ins w:id="717" w:author="Paul Donnell" w:date="2014-12-14T21:58:00Z"/>
              </w:rPr>
            </w:pPr>
            <w:ins w:id="718" w:author="Paul Donnell" w:date="2014-12-14T21:58:00Z">
              <w:r>
                <w:t>Subnet 1</w:t>
              </w:r>
            </w:ins>
            <w:ins w:id="719" w:author="Paul Donnell" w:date="2014-12-14T21:59:00Z">
              <w:r>
                <w:t xml:space="preserve">                   </w:t>
              </w:r>
            </w:ins>
            <w:ins w:id="720" w:author="Paul Donnell" w:date="2014-12-14T21:58:00Z">
              <w:r>
                <w:t xml:space="preserve">     S</w:t>
              </w:r>
            </w:ins>
            <w:ins w:id="721" w:author="Paul Donnell" w:date="2014-12-14T21:59:00Z">
              <w:r>
                <w:t>ubnet 2</w:t>
              </w:r>
            </w:ins>
            <w:ins w:id="722" w:author="Paul Donnell" w:date="2014-12-14T21:58:00Z">
              <w:r>
                <w:tab/>
              </w:r>
              <w:r>
                <w:tab/>
                <w:t xml:space="preserve">   </w:t>
              </w:r>
            </w:ins>
            <w:ins w:id="723" w:author="Paul Donnell" w:date="2014-12-14T21:59:00Z">
              <w:r>
                <w:t>Subnet 3</w:t>
              </w:r>
            </w:ins>
            <w:ins w:id="724" w:author="Paul Donnell" w:date="2014-12-14T21:58:00Z">
              <w:r>
                <w:tab/>
              </w:r>
            </w:ins>
            <w:ins w:id="725" w:author="Paul Donnell" w:date="2014-12-14T21:59:00Z">
              <w:r>
                <w:t xml:space="preserve">                   Subnet 4</w:t>
              </w:r>
            </w:ins>
          </w:p>
          <w:p w:rsidR="00D54DC9" w:rsidRDefault="00D54DC9" w:rsidP="00D54DC9">
            <w:pPr>
              <w:rPr>
                <w:ins w:id="726" w:author="Paul Donnell" w:date="2014-12-14T21:58:00Z"/>
                <w:b/>
              </w:rPr>
            </w:pPr>
            <w:ins w:id="727" w:author="Paul Donnell" w:date="2014-12-14T21:58:00Z">
              <w:r>
                <w:t>19</w:t>
              </w:r>
            </w:ins>
            <w:ins w:id="728" w:author="Paul Donnell" w:date="2014-12-14T22:09:00Z">
              <w:r w:rsidR="00B15C88">
                <w:t>5</w:t>
              </w:r>
            </w:ins>
            <w:ins w:id="729" w:author="Paul Donnell" w:date="2014-12-14T21:58:00Z">
              <w:r>
                <w:t>.</w:t>
              </w:r>
            </w:ins>
            <w:ins w:id="730" w:author="Paul Donnell" w:date="2014-12-14T22:06:00Z">
              <w:r>
                <w:t>225</w:t>
              </w:r>
            </w:ins>
            <w:ins w:id="731" w:author="Paul Donnell" w:date="2014-12-14T21:58:00Z">
              <w:r>
                <w:t>.</w:t>
              </w:r>
            </w:ins>
            <w:ins w:id="732" w:author="Paul Donnell" w:date="2014-12-14T22:06:00Z">
              <w:r>
                <w:t>10</w:t>
              </w:r>
            </w:ins>
            <w:ins w:id="733" w:author="Paul Donnell" w:date="2014-12-14T21:58:00Z">
              <w:r>
                <w:t>.</w:t>
              </w:r>
              <w:r w:rsidRPr="006A74F5">
                <w:rPr>
                  <w:b/>
                </w:rPr>
                <w:t>0</w:t>
              </w:r>
              <w:r>
                <w:tab/>
              </w:r>
              <w:r w:rsidR="00B15C88">
                <w:t>19</w:t>
              </w:r>
            </w:ins>
            <w:ins w:id="734" w:author="Paul Donnell" w:date="2014-12-14T22:09:00Z">
              <w:r w:rsidR="00B15C88">
                <w:t>5</w:t>
              </w:r>
            </w:ins>
            <w:ins w:id="735" w:author="Paul Donnell" w:date="2014-12-14T21:58:00Z">
              <w:r>
                <w:t>.</w:t>
              </w:r>
            </w:ins>
            <w:ins w:id="736" w:author="Paul Donnell" w:date="2014-12-14T22:06:00Z">
              <w:r>
                <w:t xml:space="preserve"> 225.10</w:t>
              </w:r>
            </w:ins>
            <w:ins w:id="737" w:author="Paul Donnell" w:date="2014-12-14T21:58:00Z">
              <w:r>
                <w:t>.</w:t>
              </w:r>
              <w:r w:rsidRPr="006A74F5">
                <w:rPr>
                  <w:b/>
                </w:rPr>
                <w:t>64</w:t>
              </w:r>
              <w:r>
                <w:tab/>
              </w:r>
              <w:r>
                <w:tab/>
                <w:t>19</w:t>
              </w:r>
            </w:ins>
            <w:ins w:id="738" w:author="Paul Donnell" w:date="2014-12-14T22:09:00Z">
              <w:r w:rsidR="00B15C88">
                <w:t>5</w:t>
              </w:r>
            </w:ins>
            <w:ins w:id="739" w:author="Paul Donnell" w:date="2014-12-14T21:58:00Z">
              <w:r>
                <w:t>.</w:t>
              </w:r>
            </w:ins>
            <w:ins w:id="740" w:author="Paul Donnell" w:date="2014-12-14T22:07:00Z">
              <w:r>
                <w:t xml:space="preserve"> 225.10</w:t>
              </w:r>
            </w:ins>
            <w:ins w:id="741" w:author="Paul Donnell" w:date="2014-12-14T21:58:00Z">
              <w:r>
                <w:t>.</w:t>
              </w:r>
              <w:r w:rsidR="00732509">
                <w:rPr>
                  <w:b/>
                </w:rPr>
                <w:t>12</w:t>
              </w:r>
            </w:ins>
            <w:ins w:id="742" w:author="Paul Donnell" w:date="2014-12-14T22:14:00Z">
              <w:r w:rsidR="00732509">
                <w:rPr>
                  <w:b/>
                </w:rPr>
                <w:t>8</w:t>
              </w:r>
            </w:ins>
            <w:ins w:id="743" w:author="Paul Donnell" w:date="2014-12-14T21:58:00Z">
              <w:r>
                <w:tab/>
              </w:r>
              <w:r w:rsidR="00B15C88">
                <w:tab/>
                <w:t>19</w:t>
              </w:r>
            </w:ins>
            <w:ins w:id="744" w:author="Paul Donnell" w:date="2014-12-14T22:09:00Z">
              <w:r w:rsidR="00B15C88">
                <w:t>5</w:t>
              </w:r>
            </w:ins>
            <w:ins w:id="745" w:author="Paul Donnell" w:date="2014-12-14T21:58:00Z">
              <w:r>
                <w:t>.</w:t>
              </w:r>
            </w:ins>
            <w:ins w:id="746" w:author="Paul Donnell" w:date="2014-12-14T22:07:00Z">
              <w:r>
                <w:t xml:space="preserve"> 225.10</w:t>
              </w:r>
            </w:ins>
            <w:ins w:id="747" w:author="Paul Donnell" w:date="2014-12-14T21:58:00Z">
              <w:r>
                <w:t>.</w:t>
              </w:r>
              <w:r w:rsidRPr="006A74F5">
                <w:rPr>
                  <w:b/>
                </w:rPr>
                <w:t>192</w:t>
              </w:r>
            </w:ins>
          </w:p>
          <w:p w:rsidR="00D54DC9" w:rsidRDefault="00D54DC9" w:rsidP="00D54DC9">
            <w:pPr>
              <w:rPr>
                <w:ins w:id="748" w:author="Paul Donnell" w:date="2014-12-14T21:58:00Z"/>
              </w:rPr>
            </w:pPr>
            <w:ins w:id="749" w:author="Paul Donnell" w:date="2014-12-14T21:58:00Z">
              <w:r>
                <w:t>19</w:t>
              </w:r>
            </w:ins>
            <w:ins w:id="750" w:author="Paul Donnell" w:date="2014-12-14T22:09:00Z">
              <w:r w:rsidR="00B15C88">
                <w:t>5</w:t>
              </w:r>
            </w:ins>
            <w:ins w:id="751" w:author="Paul Donnell" w:date="2014-12-14T21:58:00Z">
              <w:r>
                <w:t>.</w:t>
              </w:r>
            </w:ins>
            <w:ins w:id="752" w:author="Paul Donnell" w:date="2014-12-14T22:06:00Z">
              <w:r>
                <w:t xml:space="preserve"> 225.10</w:t>
              </w:r>
            </w:ins>
            <w:ins w:id="753" w:author="Paul Donnell" w:date="2014-12-14T21:58:00Z">
              <w:r>
                <w:t>.1</w:t>
              </w:r>
              <w:r>
                <w:tab/>
              </w:r>
              <w:r w:rsidR="00B15C88">
                <w:t>19</w:t>
              </w:r>
            </w:ins>
            <w:ins w:id="754" w:author="Paul Donnell" w:date="2014-12-14T22:09:00Z">
              <w:r w:rsidR="00B15C88">
                <w:t>5</w:t>
              </w:r>
            </w:ins>
            <w:ins w:id="755" w:author="Paul Donnell" w:date="2014-12-14T21:58:00Z">
              <w:r>
                <w:t>.</w:t>
              </w:r>
            </w:ins>
            <w:ins w:id="756" w:author="Paul Donnell" w:date="2014-12-14T22:06:00Z">
              <w:r>
                <w:t xml:space="preserve"> 225.10</w:t>
              </w:r>
            </w:ins>
            <w:ins w:id="757" w:author="Paul Donnell" w:date="2014-12-14T21:58:00Z">
              <w:r>
                <w:t>.65</w:t>
              </w:r>
              <w:r>
                <w:tab/>
              </w:r>
              <w:r>
                <w:tab/>
              </w:r>
              <w:r w:rsidR="00B15C88">
                <w:t>1</w:t>
              </w:r>
            </w:ins>
            <w:ins w:id="758" w:author="Paul Donnell" w:date="2014-12-14T22:09:00Z">
              <w:r w:rsidR="00B15C88">
                <w:t>95</w:t>
              </w:r>
            </w:ins>
            <w:ins w:id="759" w:author="Paul Donnell" w:date="2014-12-14T21:58:00Z">
              <w:r>
                <w:t>.</w:t>
              </w:r>
            </w:ins>
            <w:ins w:id="760" w:author="Paul Donnell" w:date="2014-12-14T22:07:00Z">
              <w:r>
                <w:t xml:space="preserve"> 225.10</w:t>
              </w:r>
            </w:ins>
            <w:ins w:id="761" w:author="Paul Donnell" w:date="2014-12-14T21:58:00Z">
              <w:r>
                <w:t>.125</w:t>
              </w:r>
              <w:r>
                <w:tab/>
              </w:r>
              <w:r>
                <w:tab/>
              </w:r>
              <w:r w:rsidR="00B15C88">
                <w:t>19</w:t>
              </w:r>
            </w:ins>
            <w:ins w:id="762" w:author="Paul Donnell" w:date="2014-12-14T22:09:00Z">
              <w:r w:rsidR="00B15C88">
                <w:t>5</w:t>
              </w:r>
            </w:ins>
            <w:ins w:id="763" w:author="Paul Donnell" w:date="2014-12-14T21:58:00Z">
              <w:r>
                <w:t>.</w:t>
              </w:r>
            </w:ins>
            <w:ins w:id="764" w:author="Paul Donnell" w:date="2014-12-14T22:07:00Z">
              <w:r>
                <w:t xml:space="preserve"> 225.10</w:t>
              </w:r>
            </w:ins>
            <w:ins w:id="765" w:author="Paul Donnell" w:date="2014-12-14T21:58:00Z">
              <w:r>
                <w:t>.193</w:t>
              </w:r>
            </w:ins>
          </w:p>
          <w:p w:rsidR="00D54DC9" w:rsidRDefault="00D54DC9" w:rsidP="00D54DC9">
            <w:pPr>
              <w:rPr>
                <w:ins w:id="766" w:author="Paul Donnell" w:date="2014-12-14T21:58:00Z"/>
              </w:rPr>
            </w:pPr>
            <w:ins w:id="767" w:author="Paul Donnell" w:date="2014-12-14T21:58:00Z">
              <w:r>
                <w:t>All the way to</w:t>
              </w:r>
              <w:r>
                <w:tab/>
                <w:t>All the way to</w:t>
              </w:r>
              <w:r>
                <w:tab/>
              </w:r>
              <w:r>
                <w:tab/>
                <w:t>All the way to</w:t>
              </w:r>
              <w:r>
                <w:tab/>
              </w:r>
              <w:r>
                <w:tab/>
                <w:t>All the way to</w:t>
              </w:r>
            </w:ins>
          </w:p>
          <w:p w:rsidR="00D54DC9" w:rsidRPr="00534C92" w:rsidRDefault="00D54DC9" w:rsidP="00D54DC9">
            <w:pPr>
              <w:rPr>
                <w:ins w:id="768" w:author="Paul Donnell" w:date="2014-12-14T21:58:00Z"/>
              </w:rPr>
            </w:pPr>
            <w:ins w:id="769" w:author="Paul Donnell" w:date="2014-12-14T21:58:00Z">
              <w:r>
                <w:t>19</w:t>
              </w:r>
            </w:ins>
            <w:ins w:id="770" w:author="Paul Donnell" w:date="2014-12-14T22:09:00Z">
              <w:r w:rsidR="00B15C88">
                <w:t>5</w:t>
              </w:r>
            </w:ins>
            <w:ins w:id="771" w:author="Paul Donnell" w:date="2014-12-14T21:58:00Z">
              <w:r>
                <w:t>.</w:t>
              </w:r>
            </w:ins>
            <w:ins w:id="772" w:author="Paul Donnell" w:date="2014-12-14T22:06:00Z">
              <w:r>
                <w:t xml:space="preserve"> 225.10</w:t>
              </w:r>
            </w:ins>
            <w:ins w:id="773" w:author="Paul Donnell" w:date="2014-12-14T21:58:00Z">
              <w:r>
                <w:t>.</w:t>
              </w:r>
              <w:r w:rsidRPr="00534C92">
                <w:rPr>
                  <w:b/>
                </w:rPr>
                <w:t>63</w:t>
              </w:r>
              <w:r>
                <w:tab/>
                <w:t>19</w:t>
              </w:r>
            </w:ins>
            <w:ins w:id="774" w:author="Paul Donnell" w:date="2014-12-14T22:09:00Z">
              <w:r w:rsidR="00B15C88">
                <w:t>5</w:t>
              </w:r>
            </w:ins>
            <w:ins w:id="775" w:author="Paul Donnell" w:date="2014-12-14T21:58:00Z">
              <w:r>
                <w:t>.</w:t>
              </w:r>
            </w:ins>
            <w:ins w:id="776" w:author="Paul Donnell" w:date="2014-12-14T22:06:00Z">
              <w:r>
                <w:t xml:space="preserve"> 225.10</w:t>
              </w:r>
            </w:ins>
            <w:ins w:id="777" w:author="Paul Donnell" w:date="2014-12-14T21:58:00Z">
              <w:r>
                <w:t>.</w:t>
              </w:r>
              <w:r w:rsidR="00732509">
                <w:rPr>
                  <w:b/>
                </w:rPr>
                <w:t>12</w:t>
              </w:r>
            </w:ins>
            <w:ins w:id="778" w:author="Paul Donnell" w:date="2014-12-14T22:15:00Z">
              <w:r w:rsidR="00732509">
                <w:rPr>
                  <w:b/>
                </w:rPr>
                <w:t>7</w:t>
              </w:r>
            </w:ins>
            <w:ins w:id="779" w:author="Paul Donnell" w:date="2014-12-14T21:58:00Z">
              <w:r>
                <w:tab/>
              </w:r>
              <w:r>
                <w:tab/>
              </w:r>
              <w:r w:rsidR="00B15C88">
                <w:t>19</w:t>
              </w:r>
            </w:ins>
            <w:ins w:id="780" w:author="Paul Donnell" w:date="2014-12-14T22:09:00Z">
              <w:r w:rsidR="00B15C88">
                <w:t>5</w:t>
              </w:r>
            </w:ins>
            <w:ins w:id="781" w:author="Paul Donnell" w:date="2014-12-14T21:58:00Z">
              <w:r>
                <w:t>.</w:t>
              </w:r>
            </w:ins>
            <w:ins w:id="782" w:author="Paul Donnell" w:date="2014-12-14T22:07:00Z">
              <w:r>
                <w:t xml:space="preserve"> 225.10</w:t>
              </w:r>
            </w:ins>
            <w:ins w:id="783" w:author="Paul Donnell" w:date="2014-12-14T21:58:00Z">
              <w:r>
                <w:t>.</w:t>
              </w:r>
              <w:r w:rsidRPr="00534C92">
                <w:rPr>
                  <w:b/>
                </w:rPr>
                <w:t>191</w:t>
              </w:r>
              <w:r>
                <w:tab/>
              </w:r>
              <w:r>
                <w:tab/>
              </w:r>
              <w:r w:rsidR="00B15C88">
                <w:t>19</w:t>
              </w:r>
            </w:ins>
            <w:ins w:id="784" w:author="Paul Donnell" w:date="2014-12-14T22:09:00Z">
              <w:r w:rsidR="00B15C88">
                <w:t>5</w:t>
              </w:r>
            </w:ins>
            <w:ins w:id="785" w:author="Paul Donnell" w:date="2014-12-14T21:58:00Z">
              <w:r>
                <w:t>.</w:t>
              </w:r>
            </w:ins>
            <w:ins w:id="786" w:author="Paul Donnell" w:date="2014-12-14T22:07:00Z">
              <w:r>
                <w:t xml:space="preserve"> 225.10</w:t>
              </w:r>
            </w:ins>
            <w:ins w:id="787" w:author="Paul Donnell" w:date="2014-12-14T21:58:00Z">
              <w:r>
                <w:t>.</w:t>
              </w:r>
              <w:r w:rsidRPr="00534C92">
                <w:rPr>
                  <w:b/>
                </w:rPr>
                <w:t>255</w:t>
              </w:r>
            </w:ins>
          </w:p>
          <w:p w:rsidR="00D54DC9" w:rsidRPr="00094A1B" w:rsidRDefault="00D54DC9" w:rsidP="00B15C88">
            <w:ins w:id="788" w:author="Paul Donnell" w:date="2014-12-14T22:00:00Z">
              <w:r>
                <w:t xml:space="preserve">Notice </w:t>
              </w:r>
              <w:r w:rsidR="00B15C88">
                <w:t>that in the first subnet</w:t>
              </w:r>
            </w:ins>
            <w:ins w:id="789" w:author="Paul Donnell" w:date="2014-12-14T22:10:00Z">
              <w:r w:rsidR="00B15C88">
                <w:t xml:space="preserve"> </w:t>
              </w:r>
            </w:ins>
            <w:ins w:id="790" w:author="Paul Donnell" w:date="2014-12-14T22:00:00Z">
              <w:r w:rsidR="00B15C88">
                <w:t>19</w:t>
              </w:r>
            </w:ins>
            <w:ins w:id="791" w:author="Paul Donnell" w:date="2014-12-14T22:09:00Z">
              <w:r w:rsidR="00B15C88">
                <w:t>5</w:t>
              </w:r>
            </w:ins>
            <w:ins w:id="792" w:author="Paul Donnell" w:date="2014-12-14T22:00:00Z">
              <w:r>
                <w:t>.</w:t>
              </w:r>
            </w:ins>
            <w:ins w:id="793" w:author="Paul Donnell" w:date="2014-12-14T22:10:00Z">
              <w:r w:rsidR="00B15C88">
                <w:t>225.10</w:t>
              </w:r>
            </w:ins>
            <w:ins w:id="794" w:author="Paul Donnell" w:date="2014-12-14T22:00:00Z">
              <w:r>
                <w:t xml:space="preserve">.0 is the Network ID and cannot be </w:t>
              </w:r>
            </w:ins>
            <w:ins w:id="795" w:author="Paul Donnell" w:date="2014-12-14T22:01:00Z">
              <w:r>
                <w:t>assigned</w:t>
              </w:r>
            </w:ins>
            <w:ins w:id="796" w:author="Paul Donnell" w:date="2014-12-14T22:00:00Z">
              <w:r>
                <w:t xml:space="preserve"> </w:t>
              </w:r>
            </w:ins>
            <w:ins w:id="797" w:author="Paul Donnell" w:date="2014-12-14T22:01:00Z">
              <w:r>
                <w:t xml:space="preserve">to a host. </w:t>
              </w:r>
              <w:proofErr w:type="spellStart"/>
              <w:r>
                <w:t>Aslo</w:t>
              </w:r>
              <w:proofErr w:type="spellEnd"/>
              <w:r>
                <w:t xml:space="preserve">, </w:t>
              </w:r>
            </w:ins>
            <w:ins w:id="798" w:author="Paul Donnell" w:date="2014-12-14T22:10:00Z">
              <w:r w:rsidR="00B15C88">
                <w:t>195.225.10.</w:t>
              </w:r>
            </w:ins>
            <w:ins w:id="799" w:author="Paul Donnell" w:date="2014-12-14T22:01:00Z">
              <w:r>
                <w:t xml:space="preserve">63 is the broadcast IP address and cannot be assigned to a host. This leaves 62 </w:t>
              </w:r>
            </w:ins>
            <w:ins w:id="800" w:author="Paul Donnell" w:date="2014-12-14T22:10:00Z">
              <w:r w:rsidR="00B15C88">
                <w:t>useable</w:t>
              </w:r>
            </w:ins>
            <w:ins w:id="801" w:author="Paul Donnell" w:date="2014-12-14T22:01:00Z">
              <w:r>
                <w:t xml:space="preserve"> IP addresses that can be assigned to hosts as we learned earlier.</w:t>
              </w:r>
            </w:ins>
          </w:p>
        </w:tc>
      </w:tr>
      <w:tr w:rsidR="00EC7146" w:rsidRPr="001F2D30" w:rsidTr="00D261F5">
        <w:trPr>
          <w:trHeight w:val="144"/>
        </w:trPr>
        <w:tc>
          <w:tcPr>
            <w:tcW w:w="900" w:type="pct"/>
            <w:shd w:val="clear" w:color="auto" w:fill="auto"/>
          </w:tcPr>
          <w:p w:rsidR="00EC7146" w:rsidRPr="00714D09" w:rsidRDefault="00EC7146" w:rsidP="00AA76CB">
            <w:pPr>
              <w:pStyle w:val="Heading4"/>
            </w:pPr>
            <w:r>
              <w:t>Check on Learning</w:t>
            </w:r>
          </w:p>
        </w:tc>
        <w:tc>
          <w:tcPr>
            <w:tcW w:w="4100" w:type="pct"/>
            <w:gridSpan w:val="16"/>
            <w:tcBorders>
              <w:top w:val="single" w:sz="6" w:space="0" w:color="auto"/>
              <w:bottom w:val="single" w:sz="6" w:space="0" w:color="auto"/>
            </w:tcBorders>
            <w:shd w:val="clear" w:color="auto" w:fill="auto"/>
          </w:tcPr>
          <w:p w:rsidR="00EC7146" w:rsidRPr="0035245F" w:rsidRDefault="00EC7146" w:rsidP="00AA76CB">
            <w:r w:rsidRPr="0035245F">
              <w:t xml:space="preserve">Learning Strategy: </w:t>
            </w:r>
            <w:r w:rsidRPr="001E3A67">
              <w:rPr>
                <w:u w:val="single"/>
              </w:rPr>
              <w:t>Assessment</w:t>
            </w:r>
          </w:p>
          <w:p w:rsidR="00EC7146" w:rsidRPr="0035245F" w:rsidRDefault="00EC7146" w:rsidP="00AA76CB">
            <w:r w:rsidRPr="0035245F">
              <w:t>Conduct a quick review to determine if the students have learned the presented material. Ask open ended questions and solicit student answers and explanations. Encourage students to provide feedback to each other. The following question may be used to assess student knowledge.</w:t>
            </w:r>
          </w:p>
          <w:p w:rsidR="00EC7146" w:rsidRDefault="00EC7146" w:rsidP="00AA76CB">
            <w:r w:rsidRPr="0035245F">
              <w:rPr>
                <w:b/>
              </w:rPr>
              <w:t>Question</w:t>
            </w:r>
            <w:r w:rsidRPr="0035245F">
              <w:t xml:space="preserve">: </w:t>
            </w:r>
            <w:r>
              <w:t xml:space="preserve">You have a network ID of </w:t>
            </w:r>
            <w:del w:id="802" w:author="Paul Donnell" w:date="2014-12-14T22:11:00Z">
              <w:r w:rsidDel="00732509">
                <w:delText>195.225.10.231</w:delText>
              </w:r>
            </w:del>
            <w:ins w:id="803" w:author="Paul Donnell" w:date="2014-12-14T22:11:00Z">
              <w:r w:rsidR="00732509">
                <w:t>19</w:t>
              </w:r>
            </w:ins>
            <w:ins w:id="804" w:author="Paul Donnell" w:date="2014-12-14T22:13:00Z">
              <w:r w:rsidR="00732509">
                <w:t>5</w:t>
              </w:r>
            </w:ins>
            <w:ins w:id="805" w:author="Paul Donnell" w:date="2014-12-14T22:11:00Z">
              <w:r w:rsidR="00732509">
                <w:t>.168.50.0</w:t>
              </w:r>
            </w:ins>
            <w:r>
              <w:t xml:space="preserve"> and Subnet Mask of 255.255.255.</w:t>
            </w:r>
            <w:del w:id="806" w:author="Paul Donnell" w:date="2014-12-14T22:12:00Z">
              <w:r w:rsidDel="00732509">
                <w:delText>194</w:delText>
              </w:r>
            </w:del>
            <w:ins w:id="807" w:author="Paul Donnell" w:date="2014-12-14T22:12:00Z">
              <w:r w:rsidR="00732509">
                <w:t>192</w:t>
              </w:r>
            </w:ins>
            <w:r>
              <w:t xml:space="preserve">.  Determine the First, First Usable, Last Usable, and Last IP address for the third and fourth subnets. </w:t>
            </w:r>
          </w:p>
          <w:p w:rsidR="00EC7146" w:rsidRDefault="00EC7146" w:rsidP="00AA76CB">
            <w:pPr>
              <w:pStyle w:val="bullet1"/>
              <w:numPr>
                <w:ilvl w:val="0"/>
                <w:numId w:val="1"/>
              </w:numPr>
            </w:pPr>
            <w:r w:rsidRPr="0035245F">
              <w:rPr>
                <w:b/>
              </w:rPr>
              <w:t>Answer</w:t>
            </w:r>
            <w:r>
              <w:rPr>
                <w:b/>
              </w:rPr>
              <w:t>s</w:t>
            </w:r>
            <w:r>
              <w:t>:</w:t>
            </w:r>
          </w:p>
          <w:tbl>
            <w:tblPr>
              <w:tblStyle w:val="Jeff"/>
              <w:tblW w:w="6104" w:type="dxa"/>
              <w:jc w:val="center"/>
              <w:tblBorders>
                <w:bottom w:val="single" w:sz="8" w:space="0" w:color="auto"/>
                <w:insideH w:val="single" w:sz="8" w:space="0" w:color="auto"/>
              </w:tblBorders>
              <w:tblLayout w:type="fixed"/>
              <w:tblCellMar>
                <w:top w:w="72" w:type="dxa"/>
                <w:left w:w="72" w:type="dxa"/>
                <w:bottom w:w="72" w:type="dxa"/>
                <w:right w:w="72" w:type="dxa"/>
              </w:tblCellMar>
              <w:tblLook w:val="04A0"/>
            </w:tblPr>
            <w:tblGrid>
              <w:gridCol w:w="1514"/>
              <w:gridCol w:w="1530"/>
              <w:gridCol w:w="1530"/>
              <w:gridCol w:w="1530"/>
            </w:tblGrid>
            <w:tr w:rsidR="00EC7146" w:rsidRPr="00BE1915" w:rsidTr="00BE3AEA">
              <w:trPr>
                <w:trHeight w:val="353"/>
                <w:jc w:val="center"/>
              </w:trPr>
              <w:tc>
                <w:tcPr>
                  <w:tcW w:w="1514" w:type="dxa"/>
                </w:tcPr>
                <w:p w:rsidR="00EC7146" w:rsidRPr="00BE3AEA" w:rsidRDefault="00EC7146" w:rsidP="00AA76CB">
                  <w:pPr>
                    <w:rPr>
                      <w:b/>
                    </w:rPr>
                  </w:pPr>
                  <w:r w:rsidRPr="00BE3AEA">
                    <w:rPr>
                      <w:b/>
                    </w:rPr>
                    <w:t>First IP Address in Subnet</w:t>
                  </w:r>
                </w:p>
              </w:tc>
              <w:tc>
                <w:tcPr>
                  <w:tcW w:w="1530" w:type="dxa"/>
                </w:tcPr>
                <w:p w:rsidR="00EC7146" w:rsidRPr="00BE3AEA" w:rsidRDefault="00EC7146" w:rsidP="00AA76CB">
                  <w:pPr>
                    <w:rPr>
                      <w:b/>
                    </w:rPr>
                  </w:pPr>
                  <w:r w:rsidRPr="00BE3AEA">
                    <w:rPr>
                      <w:b/>
                    </w:rPr>
                    <w:t>First Usable Host IP Address</w:t>
                  </w:r>
                </w:p>
              </w:tc>
              <w:tc>
                <w:tcPr>
                  <w:tcW w:w="1530" w:type="dxa"/>
                </w:tcPr>
                <w:p w:rsidR="00EC7146" w:rsidRPr="00BE3AEA" w:rsidRDefault="00EC7146" w:rsidP="00AA76CB">
                  <w:pPr>
                    <w:rPr>
                      <w:b/>
                    </w:rPr>
                  </w:pPr>
                  <w:r w:rsidRPr="00BE3AEA">
                    <w:rPr>
                      <w:b/>
                    </w:rPr>
                    <w:t>Last Usable Host IP Address</w:t>
                  </w:r>
                </w:p>
              </w:tc>
              <w:tc>
                <w:tcPr>
                  <w:tcW w:w="1530" w:type="dxa"/>
                </w:tcPr>
                <w:p w:rsidR="00EC7146" w:rsidRPr="00BE3AEA" w:rsidRDefault="00EC7146" w:rsidP="00AA76CB">
                  <w:pPr>
                    <w:rPr>
                      <w:b/>
                    </w:rPr>
                  </w:pPr>
                  <w:r w:rsidRPr="00BE3AEA">
                    <w:rPr>
                      <w:b/>
                    </w:rPr>
                    <w:t>Last IP Address in Subnet</w:t>
                  </w:r>
                </w:p>
              </w:tc>
            </w:tr>
            <w:tr w:rsidR="00EC7146" w:rsidRPr="00BE1915" w:rsidTr="00BE3AEA">
              <w:trPr>
                <w:jc w:val="center"/>
              </w:trPr>
              <w:tc>
                <w:tcPr>
                  <w:tcW w:w="1514" w:type="dxa"/>
                </w:tcPr>
                <w:p w:rsidR="00EC7146" w:rsidRDefault="00EC7146" w:rsidP="00732509">
                  <w:pPr>
                    <w:rPr>
                      <w:ins w:id="808" w:author="Paul Donnell" w:date="2014-12-14T22:17:00Z"/>
                    </w:rPr>
                  </w:pPr>
                  <w:r w:rsidRPr="00BE3AEA">
                    <w:t>195.</w:t>
                  </w:r>
                  <w:del w:id="809" w:author="Paul Donnell" w:date="2014-12-14T22:13:00Z">
                    <w:r w:rsidRPr="00BE3AEA" w:rsidDel="00732509">
                      <w:delText>255.10.128</w:delText>
                    </w:r>
                  </w:del>
                  <w:ins w:id="810" w:author="Paul Donnell" w:date="2014-12-14T22:13:00Z">
                    <w:r w:rsidR="00732509">
                      <w:t>168.50.0</w:t>
                    </w:r>
                  </w:ins>
                </w:p>
                <w:p w:rsidR="00FE7846" w:rsidRDefault="00FE7846" w:rsidP="00732509">
                  <w:pPr>
                    <w:rPr>
                      <w:ins w:id="811" w:author="Paul Donnell" w:date="2014-12-14T22:17:00Z"/>
                    </w:rPr>
                  </w:pPr>
                  <w:ins w:id="812" w:author="Paul Donnell" w:date="2014-12-14T22:17:00Z">
                    <w:r>
                      <w:t>195.168.50.1</w:t>
                    </w:r>
                  </w:ins>
                </w:p>
                <w:p w:rsidR="00FE7846" w:rsidRPr="00BE3AEA" w:rsidRDefault="00FE7846" w:rsidP="00732509">
                  <w:ins w:id="813" w:author="Paul Donnell" w:date="2014-12-14T22:17:00Z">
                    <w:r>
                      <w:t>195.168.50.62</w:t>
                    </w:r>
                  </w:ins>
                </w:p>
              </w:tc>
              <w:tc>
                <w:tcPr>
                  <w:tcW w:w="1530" w:type="dxa"/>
                </w:tcPr>
                <w:p w:rsidR="00EC7146" w:rsidRDefault="00EC7146" w:rsidP="00732509">
                  <w:pPr>
                    <w:rPr>
                      <w:ins w:id="814" w:author="Paul Donnell" w:date="2014-12-14T22:17:00Z"/>
                    </w:rPr>
                  </w:pPr>
                  <w:r w:rsidRPr="00BE3AEA">
                    <w:t>195.</w:t>
                  </w:r>
                  <w:del w:id="815" w:author="Paul Donnell" w:date="2014-12-14T22:13:00Z">
                    <w:r w:rsidRPr="00BE3AEA" w:rsidDel="00732509">
                      <w:delText>255.10.129</w:delText>
                    </w:r>
                  </w:del>
                  <w:ins w:id="816" w:author="Paul Donnell" w:date="2014-12-14T22:13:00Z">
                    <w:r w:rsidR="00732509">
                      <w:t>168.50.64</w:t>
                    </w:r>
                  </w:ins>
                </w:p>
                <w:p w:rsidR="00FE7846" w:rsidRDefault="00FE7846" w:rsidP="00732509">
                  <w:pPr>
                    <w:rPr>
                      <w:ins w:id="817" w:author="Paul Donnell" w:date="2014-12-14T22:17:00Z"/>
                    </w:rPr>
                  </w:pPr>
                  <w:ins w:id="818" w:author="Paul Donnell" w:date="2014-12-14T22:17:00Z">
                    <w:r>
                      <w:t>195.168.50.65</w:t>
                    </w:r>
                  </w:ins>
                </w:p>
                <w:p w:rsidR="00FE7846" w:rsidRPr="00BE3AEA" w:rsidRDefault="00FE7846" w:rsidP="00732509">
                  <w:ins w:id="819" w:author="Paul Donnell" w:date="2014-12-14T22:17:00Z">
                    <w:r>
                      <w:t>195.168.50.126</w:t>
                    </w:r>
                  </w:ins>
                </w:p>
              </w:tc>
              <w:tc>
                <w:tcPr>
                  <w:tcW w:w="1530" w:type="dxa"/>
                </w:tcPr>
                <w:p w:rsidR="00EC7146" w:rsidRDefault="00EC7146" w:rsidP="00732509">
                  <w:pPr>
                    <w:rPr>
                      <w:ins w:id="820" w:author="Paul Donnell" w:date="2014-12-14T22:18:00Z"/>
                    </w:rPr>
                  </w:pPr>
                  <w:r w:rsidRPr="00BE3AEA">
                    <w:t>195.</w:t>
                  </w:r>
                  <w:del w:id="821" w:author="Paul Donnell" w:date="2014-12-14T22:13:00Z">
                    <w:r w:rsidRPr="00BE3AEA" w:rsidDel="00732509">
                      <w:delText>255.10.190</w:delText>
                    </w:r>
                  </w:del>
                  <w:ins w:id="822" w:author="Paul Donnell" w:date="2014-12-14T22:13:00Z">
                    <w:r w:rsidR="00732509">
                      <w:t>168.50.128</w:t>
                    </w:r>
                  </w:ins>
                </w:p>
                <w:p w:rsidR="00FE7846" w:rsidRDefault="00FE7846" w:rsidP="00732509">
                  <w:pPr>
                    <w:rPr>
                      <w:ins w:id="823" w:author="Paul Donnell" w:date="2014-12-14T22:18:00Z"/>
                    </w:rPr>
                  </w:pPr>
                  <w:ins w:id="824" w:author="Paul Donnell" w:date="2014-12-14T22:18:00Z">
                    <w:r>
                      <w:t>195.168.50.129</w:t>
                    </w:r>
                  </w:ins>
                </w:p>
                <w:p w:rsidR="00FE7846" w:rsidRPr="00BE3AEA" w:rsidRDefault="00FE7846" w:rsidP="00732509">
                  <w:ins w:id="825" w:author="Paul Donnell" w:date="2014-12-14T22:18:00Z">
                    <w:r>
                      <w:t>195.168.50.190</w:t>
                    </w:r>
                  </w:ins>
                </w:p>
              </w:tc>
              <w:tc>
                <w:tcPr>
                  <w:tcW w:w="1530" w:type="dxa"/>
                </w:tcPr>
                <w:p w:rsidR="00EC7146" w:rsidRDefault="00EC7146" w:rsidP="00E44834">
                  <w:pPr>
                    <w:rPr>
                      <w:ins w:id="826" w:author="Paul Donnell" w:date="2014-12-14T22:18:00Z"/>
                    </w:rPr>
                  </w:pPr>
                  <w:r w:rsidRPr="00BE3AEA">
                    <w:t>195.</w:t>
                  </w:r>
                  <w:del w:id="827" w:author="Paul Donnell" w:date="2014-12-14T22:16:00Z">
                    <w:r w:rsidRPr="00BE3AEA" w:rsidDel="00E44834">
                      <w:delText>255.10.</w:delText>
                    </w:r>
                  </w:del>
                  <w:del w:id="828" w:author="Paul Donnell" w:date="2014-12-14T22:15:00Z">
                    <w:r w:rsidRPr="00BE3AEA" w:rsidDel="00E44834">
                      <w:delText>191</w:delText>
                    </w:r>
                  </w:del>
                  <w:ins w:id="829" w:author="Paul Donnell" w:date="2014-12-14T22:16:00Z">
                    <w:r w:rsidR="00E44834">
                      <w:t>168.50.162</w:t>
                    </w:r>
                  </w:ins>
                </w:p>
                <w:p w:rsidR="00FE7846" w:rsidRDefault="00FE7846" w:rsidP="00E44834">
                  <w:pPr>
                    <w:rPr>
                      <w:ins w:id="830" w:author="Paul Donnell" w:date="2014-12-14T22:18:00Z"/>
                    </w:rPr>
                  </w:pPr>
                  <w:ins w:id="831" w:author="Paul Donnell" w:date="2014-12-14T22:18:00Z">
                    <w:r>
                      <w:t>195.168.50.163</w:t>
                    </w:r>
                  </w:ins>
                </w:p>
                <w:p w:rsidR="00FE7846" w:rsidRPr="00BE3AEA" w:rsidRDefault="00FE7846" w:rsidP="00E44834">
                  <w:ins w:id="832" w:author="Paul Donnell" w:date="2014-12-14T22:18:00Z">
                    <w:r>
                      <w:t>195.168.50.254</w:t>
                    </w:r>
                  </w:ins>
                  <w:bookmarkStart w:id="833" w:name="_GoBack"/>
                  <w:bookmarkEnd w:id="833"/>
                </w:p>
              </w:tc>
            </w:tr>
            <w:tr w:rsidR="00EC7146" w:rsidRPr="00BE1915" w:rsidTr="00BE3AEA">
              <w:trPr>
                <w:trHeight w:val="16"/>
                <w:jc w:val="center"/>
              </w:trPr>
              <w:tc>
                <w:tcPr>
                  <w:tcW w:w="1514" w:type="dxa"/>
                </w:tcPr>
                <w:p w:rsidR="00EC7146" w:rsidRPr="00BE3AEA" w:rsidRDefault="00EC7146" w:rsidP="00E44834">
                  <w:r w:rsidRPr="00BE3AEA">
                    <w:t>195.</w:t>
                  </w:r>
                  <w:del w:id="834" w:author="Paul Donnell" w:date="2014-12-14T22:15:00Z">
                    <w:r w:rsidRPr="00BE3AEA" w:rsidDel="00E44834">
                      <w:delText>255.10.192</w:delText>
                    </w:r>
                  </w:del>
                  <w:ins w:id="835" w:author="Paul Donnell" w:date="2014-12-14T22:15:00Z">
                    <w:r w:rsidR="00E44834">
                      <w:t>168.50.63</w:t>
                    </w:r>
                  </w:ins>
                </w:p>
              </w:tc>
              <w:tc>
                <w:tcPr>
                  <w:tcW w:w="1530" w:type="dxa"/>
                </w:tcPr>
                <w:p w:rsidR="00EC7146" w:rsidRPr="00BE3AEA" w:rsidRDefault="00EC7146" w:rsidP="00E44834">
                  <w:r w:rsidRPr="00BE3AEA">
                    <w:t>195.</w:t>
                  </w:r>
                  <w:del w:id="836" w:author="Paul Donnell" w:date="2014-12-14T22:16:00Z">
                    <w:r w:rsidRPr="00BE3AEA" w:rsidDel="00E44834">
                      <w:delText>255.10.193</w:delText>
                    </w:r>
                  </w:del>
                  <w:ins w:id="837" w:author="Paul Donnell" w:date="2014-12-14T22:16:00Z">
                    <w:r w:rsidR="00E44834">
                      <w:t>168.50.127</w:t>
                    </w:r>
                  </w:ins>
                </w:p>
              </w:tc>
              <w:tc>
                <w:tcPr>
                  <w:tcW w:w="1530" w:type="dxa"/>
                </w:tcPr>
                <w:p w:rsidR="00EC7146" w:rsidRPr="00BE3AEA" w:rsidRDefault="00EC7146" w:rsidP="00E44834">
                  <w:r w:rsidRPr="00BE3AEA">
                    <w:t>195.</w:t>
                  </w:r>
                  <w:del w:id="838" w:author="Paul Donnell" w:date="2014-12-14T22:16:00Z">
                    <w:r w:rsidRPr="00BE3AEA" w:rsidDel="00E44834">
                      <w:delText>255.10.254</w:delText>
                    </w:r>
                  </w:del>
                  <w:ins w:id="839" w:author="Paul Donnell" w:date="2014-12-14T22:16:00Z">
                    <w:r w:rsidR="00E44834">
                      <w:t>168.50.191</w:t>
                    </w:r>
                  </w:ins>
                </w:p>
              </w:tc>
              <w:tc>
                <w:tcPr>
                  <w:tcW w:w="1530" w:type="dxa"/>
                </w:tcPr>
                <w:p w:rsidR="00EC7146" w:rsidRPr="00BE3AEA" w:rsidRDefault="00EC7146" w:rsidP="00E44834">
                  <w:r w:rsidRPr="00BE3AEA">
                    <w:t>195.</w:t>
                  </w:r>
                  <w:del w:id="840" w:author="Paul Donnell" w:date="2014-12-14T22:16:00Z">
                    <w:r w:rsidRPr="00BE3AEA" w:rsidDel="00E44834">
                      <w:delText>255.10.255</w:delText>
                    </w:r>
                  </w:del>
                  <w:ins w:id="841" w:author="Paul Donnell" w:date="2014-12-14T22:16:00Z">
                    <w:r w:rsidR="00E44834">
                      <w:t>168.50.255</w:t>
                    </w:r>
                  </w:ins>
                </w:p>
              </w:tc>
            </w:tr>
          </w:tbl>
          <w:p w:rsidR="00EC7146" w:rsidRPr="00BE3AEA" w:rsidRDefault="00EC7146" w:rsidP="00AA76CB"/>
        </w:tc>
      </w:tr>
      <w:tr w:rsidR="00EC7146" w:rsidRPr="001F2D30" w:rsidTr="00D261F5">
        <w:trPr>
          <w:trHeight w:val="144"/>
        </w:trPr>
        <w:tc>
          <w:tcPr>
            <w:tcW w:w="900" w:type="pct"/>
            <w:shd w:val="clear" w:color="auto" w:fill="auto"/>
          </w:tcPr>
          <w:p w:rsidR="00EC7146" w:rsidRDefault="00EC7146" w:rsidP="00AA76CB">
            <w:pPr>
              <w:pStyle w:val="Heading4"/>
            </w:pPr>
            <w:r>
              <w:lastRenderedPageBreak/>
              <w:t>Review Summary</w:t>
            </w:r>
          </w:p>
        </w:tc>
        <w:tc>
          <w:tcPr>
            <w:tcW w:w="4100" w:type="pct"/>
            <w:gridSpan w:val="16"/>
            <w:tcBorders>
              <w:top w:val="single" w:sz="6" w:space="0" w:color="auto"/>
              <w:bottom w:val="single" w:sz="6" w:space="0" w:color="auto"/>
            </w:tcBorders>
            <w:shd w:val="clear" w:color="auto" w:fill="auto"/>
          </w:tcPr>
          <w:p w:rsidR="00EC7146" w:rsidRPr="006638D3" w:rsidRDefault="00EC7146" w:rsidP="00AA76CB">
            <w:r w:rsidRPr="00094A1B">
              <w:t>If necessary, provide a short summary of the topic.</w:t>
            </w:r>
          </w:p>
        </w:tc>
      </w:tr>
      <w:tr w:rsidR="00EC7146" w:rsidRPr="001F2D30" w:rsidTr="00D261F5">
        <w:trPr>
          <w:trHeight w:val="144"/>
        </w:trPr>
        <w:tc>
          <w:tcPr>
            <w:tcW w:w="900" w:type="pct"/>
          </w:tcPr>
          <w:p w:rsidR="00EC7146" w:rsidRPr="0035245F" w:rsidRDefault="00EC7146" w:rsidP="00AA76CB">
            <w:pPr>
              <w:pStyle w:val="Heading4"/>
            </w:pPr>
            <w:r w:rsidRPr="0035245F">
              <w:t xml:space="preserve">ELO </w:t>
            </w:r>
            <w:r>
              <w:t>C</w:t>
            </w:r>
            <w:r w:rsidRPr="0035245F">
              <w:t xml:space="preserve"> – </w:t>
            </w:r>
            <w:r>
              <w:t>Review Summary</w:t>
            </w:r>
          </w:p>
        </w:tc>
        <w:tc>
          <w:tcPr>
            <w:tcW w:w="4100" w:type="pct"/>
            <w:gridSpan w:val="16"/>
            <w:tcBorders>
              <w:top w:val="single" w:sz="6" w:space="0" w:color="auto"/>
              <w:bottom w:val="single" w:sz="6" w:space="0" w:color="auto"/>
            </w:tcBorders>
          </w:tcPr>
          <w:p w:rsidR="00EC7146" w:rsidRPr="0035245F" w:rsidRDefault="00EC7146" w:rsidP="00AA76CB">
            <w:r w:rsidRPr="0035245F">
              <w:t>If necessary, provide a short summary of the learning objective.</w:t>
            </w:r>
          </w:p>
        </w:tc>
      </w:tr>
      <w:tr w:rsidR="00EC7146" w:rsidRPr="001F2D30" w:rsidTr="00D261F5">
        <w:trPr>
          <w:trHeight w:val="144"/>
        </w:trPr>
        <w:tc>
          <w:tcPr>
            <w:tcW w:w="900" w:type="pct"/>
          </w:tcPr>
          <w:p w:rsidR="00EC7146" w:rsidRPr="0035245F" w:rsidRDefault="00EC7146" w:rsidP="00AA76CB">
            <w:pPr>
              <w:pStyle w:val="Heading4"/>
            </w:pPr>
            <w:proofErr w:type="gramStart"/>
            <w:r w:rsidRPr="00C45ED7">
              <w:t>SECTION IV.</w:t>
            </w:r>
            <w:proofErr w:type="gramEnd"/>
          </w:p>
        </w:tc>
        <w:tc>
          <w:tcPr>
            <w:tcW w:w="4100" w:type="pct"/>
            <w:gridSpan w:val="16"/>
            <w:tcBorders>
              <w:top w:val="single" w:sz="6" w:space="0" w:color="auto"/>
              <w:bottom w:val="single" w:sz="6" w:space="0" w:color="auto"/>
            </w:tcBorders>
          </w:tcPr>
          <w:p w:rsidR="00EC7146" w:rsidRPr="0035245F" w:rsidRDefault="00EC7146" w:rsidP="00AA76CB">
            <w:pPr>
              <w:pStyle w:val="Heading2"/>
            </w:pPr>
            <w:r w:rsidRPr="00C45ED7">
              <w:t>SUMMARY</w:t>
            </w:r>
          </w:p>
        </w:tc>
      </w:tr>
      <w:tr w:rsidR="00EC7146" w:rsidRPr="00D8423D" w:rsidTr="00D261F5">
        <w:trPr>
          <w:trHeight w:val="144"/>
        </w:trPr>
        <w:tc>
          <w:tcPr>
            <w:tcW w:w="900" w:type="pct"/>
          </w:tcPr>
          <w:p w:rsidR="00EC7146" w:rsidRPr="00D8423D" w:rsidRDefault="00EC7146" w:rsidP="00AA76CB">
            <w:pPr>
              <w:pStyle w:val="Heading4"/>
            </w:pPr>
          </w:p>
        </w:tc>
        <w:tc>
          <w:tcPr>
            <w:tcW w:w="4100" w:type="pct"/>
            <w:gridSpan w:val="16"/>
            <w:tcBorders>
              <w:top w:val="single" w:sz="6" w:space="0" w:color="auto"/>
              <w:bottom w:val="single" w:sz="6" w:space="0" w:color="auto"/>
            </w:tcBorders>
          </w:tcPr>
          <w:p w:rsidR="00EC7146" w:rsidRPr="001B649F" w:rsidRDefault="00EC7146" w:rsidP="00AA76CB">
            <w:pPr>
              <w:pStyle w:val="MOI"/>
            </w:pPr>
            <w:r w:rsidRPr="001B649F">
              <w:t>Method of Instruction:</w:t>
            </w:r>
            <w:r w:rsidRPr="001B649F">
              <w:tab/>
              <w:t>Discussion (Large or Small Group)</w:t>
            </w:r>
          </w:p>
          <w:p w:rsidR="00EC7146" w:rsidRPr="001B649F" w:rsidRDefault="00EC7146" w:rsidP="00AA76CB">
            <w:pPr>
              <w:pStyle w:val="MOI"/>
            </w:pPr>
            <w:r w:rsidRPr="001B649F">
              <w:t>Instr Type (I:S Ratio/Qty):</w:t>
            </w:r>
            <w:r w:rsidRPr="001B649F">
              <w:tab/>
              <w:t>Contract Instructor (1:16/0)</w:t>
            </w:r>
          </w:p>
          <w:p w:rsidR="00EC7146" w:rsidRPr="001B649F" w:rsidRDefault="00EC7146" w:rsidP="00AA76CB">
            <w:pPr>
              <w:pStyle w:val="MOI"/>
            </w:pPr>
            <w:r w:rsidRPr="001B649F">
              <w:t>Time of Instruction:</w:t>
            </w:r>
            <w:r w:rsidRPr="001B649F">
              <w:tab/>
            </w:r>
            <w:r>
              <w:t>5</w:t>
            </w:r>
            <w:r w:rsidRPr="001B649F">
              <w:t xml:space="preserve"> mins</w:t>
            </w:r>
          </w:p>
          <w:p w:rsidR="00EC7146" w:rsidRDefault="00EC7146" w:rsidP="00AA76CB">
            <w:pPr>
              <w:pStyle w:val="MOI"/>
            </w:pPr>
            <w:r w:rsidRPr="001B649F">
              <w:t>Instructional Strategy:</w:t>
            </w:r>
            <w:r w:rsidRPr="001B649F">
              <w:tab/>
              <w:t>Large Group Instruction</w:t>
            </w:r>
          </w:p>
        </w:tc>
      </w:tr>
      <w:tr w:rsidR="00EC7146" w:rsidRPr="00D8423D" w:rsidTr="00D261F5">
        <w:trPr>
          <w:trHeight w:val="144"/>
        </w:trPr>
        <w:tc>
          <w:tcPr>
            <w:tcW w:w="900" w:type="pct"/>
          </w:tcPr>
          <w:p w:rsidR="00EC7146" w:rsidRPr="00714D09" w:rsidRDefault="00EC7146" w:rsidP="00AA76CB">
            <w:pPr>
              <w:pStyle w:val="Heading4"/>
            </w:pPr>
            <w:r>
              <w:t>Check on Learning</w:t>
            </w:r>
          </w:p>
        </w:tc>
        <w:tc>
          <w:tcPr>
            <w:tcW w:w="4100" w:type="pct"/>
            <w:gridSpan w:val="16"/>
            <w:tcBorders>
              <w:top w:val="single" w:sz="6" w:space="0" w:color="auto"/>
              <w:bottom w:val="single" w:sz="6" w:space="0" w:color="auto"/>
            </w:tcBorders>
          </w:tcPr>
          <w:p w:rsidR="00EC7146" w:rsidRPr="001F2D30" w:rsidRDefault="00EC7146" w:rsidP="00AA76CB">
            <w:r>
              <w:t xml:space="preserve">Ask students if they have any questions about the content presented during this lesson. Answer questions and clarify misunderstandings, as needed. </w:t>
            </w:r>
          </w:p>
        </w:tc>
      </w:tr>
      <w:tr w:rsidR="00EC7146" w:rsidRPr="00D8423D" w:rsidTr="00D261F5">
        <w:trPr>
          <w:trHeight w:val="144"/>
        </w:trPr>
        <w:tc>
          <w:tcPr>
            <w:tcW w:w="900" w:type="pct"/>
          </w:tcPr>
          <w:p w:rsidR="00EC7146" w:rsidRPr="00D8423D" w:rsidRDefault="00EC7146" w:rsidP="00AA76CB">
            <w:pPr>
              <w:pStyle w:val="Heading4"/>
            </w:pPr>
            <w:r w:rsidRPr="00D8423D">
              <w:t xml:space="preserve">Review </w:t>
            </w:r>
            <w:r>
              <w:t>Summary</w:t>
            </w:r>
          </w:p>
        </w:tc>
        <w:tc>
          <w:tcPr>
            <w:tcW w:w="4100" w:type="pct"/>
            <w:gridSpan w:val="16"/>
            <w:tcBorders>
              <w:top w:val="single" w:sz="6" w:space="0" w:color="auto"/>
              <w:bottom w:val="single" w:sz="6" w:space="0" w:color="auto"/>
            </w:tcBorders>
          </w:tcPr>
          <w:p w:rsidR="00EC7146" w:rsidRDefault="00EC7146" w:rsidP="00AA76CB">
            <w:r w:rsidRPr="000C16F1">
              <w:rPr>
                <w:rFonts w:eastAsiaTheme="majorEastAsia"/>
              </w:rPr>
              <w:t>Summarize the instructional material presented during the lesson</w:t>
            </w:r>
            <w:r>
              <w:rPr>
                <w:rFonts w:eastAsiaTheme="majorEastAsia"/>
              </w:rPr>
              <w:t xml:space="preserve">. </w:t>
            </w:r>
            <w:r>
              <w:t>Review the following key points, and solicit and answer questions as required.</w:t>
            </w:r>
          </w:p>
          <w:p w:rsidR="00EC7146" w:rsidRDefault="00EC7146" w:rsidP="00AA76CB">
            <w:pPr>
              <w:pStyle w:val="bullet1"/>
              <w:numPr>
                <w:ilvl w:val="0"/>
                <w:numId w:val="1"/>
              </w:numPr>
            </w:pPr>
            <w:r w:rsidRPr="00176A93">
              <w:t xml:space="preserve">Convert </w:t>
            </w:r>
            <w:r>
              <w:t xml:space="preserve">binary </w:t>
            </w:r>
            <w:r w:rsidRPr="00176A93">
              <w:t>IP addresses</w:t>
            </w:r>
            <w:r>
              <w:t xml:space="preserve"> to decimal</w:t>
            </w:r>
            <w:r w:rsidRPr="00176A93">
              <w:t>.</w:t>
            </w:r>
          </w:p>
          <w:p w:rsidR="00EC7146" w:rsidRDefault="00EC7146" w:rsidP="00AA76CB">
            <w:pPr>
              <w:pStyle w:val="bullet1"/>
              <w:numPr>
                <w:ilvl w:val="0"/>
                <w:numId w:val="1"/>
              </w:numPr>
            </w:pPr>
            <w:r w:rsidRPr="00FD5B07">
              <w:t>Determine IP addresses for network components on a classful network.</w:t>
            </w:r>
          </w:p>
          <w:p w:rsidR="00EC7146" w:rsidRPr="001B649F" w:rsidRDefault="00EC7146" w:rsidP="00AA76CB">
            <w:pPr>
              <w:pStyle w:val="bullet1"/>
              <w:numPr>
                <w:ilvl w:val="0"/>
                <w:numId w:val="1"/>
              </w:numPr>
            </w:pPr>
            <w:r w:rsidRPr="00880FF9">
              <w:t>Determine IP addresses for network components on a classless network.</w:t>
            </w:r>
          </w:p>
        </w:tc>
      </w:tr>
      <w:tr w:rsidR="00EC7146" w:rsidRPr="00D8423D" w:rsidTr="00D261F5">
        <w:trPr>
          <w:trHeight w:val="144"/>
        </w:trPr>
        <w:tc>
          <w:tcPr>
            <w:tcW w:w="900" w:type="pct"/>
          </w:tcPr>
          <w:p w:rsidR="00EC7146" w:rsidRPr="00D8423D" w:rsidRDefault="00EC7146" w:rsidP="00AA76CB">
            <w:pPr>
              <w:pStyle w:val="Heading4"/>
            </w:pPr>
            <w:proofErr w:type="gramStart"/>
            <w:r w:rsidRPr="00C45ED7">
              <w:t>SECTION V.</w:t>
            </w:r>
            <w:proofErr w:type="gramEnd"/>
          </w:p>
        </w:tc>
        <w:tc>
          <w:tcPr>
            <w:tcW w:w="4100" w:type="pct"/>
            <w:gridSpan w:val="16"/>
            <w:tcBorders>
              <w:top w:val="single" w:sz="6" w:space="0" w:color="auto"/>
              <w:bottom w:val="single" w:sz="6" w:space="0" w:color="auto"/>
            </w:tcBorders>
          </w:tcPr>
          <w:p w:rsidR="00EC7146" w:rsidRPr="000C16F1" w:rsidRDefault="00EC7146" w:rsidP="00AA76CB">
            <w:pPr>
              <w:pStyle w:val="Heading2"/>
              <w:rPr>
                <w:rFonts w:eastAsiaTheme="majorEastAsia"/>
              </w:rPr>
            </w:pPr>
            <w:r w:rsidRPr="00C45ED7">
              <w:t>STUDENT EVALUATION</w:t>
            </w:r>
          </w:p>
        </w:tc>
      </w:tr>
      <w:tr w:rsidR="00EC7146" w:rsidRPr="000958C2" w:rsidTr="00D261F5">
        <w:trPr>
          <w:trHeight w:val="144"/>
        </w:trPr>
        <w:tc>
          <w:tcPr>
            <w:tcW w:w="900" w:type="pct"/>
          </w:tcPr>
          <w:p w:rsidR="00EC7146" w:rsidRPr="005D7A64" w:rsidRDefault="00EC7146" w:rsidP="00C26834">
            <w:pPr>
              <w:pStyle w:val="Heading4"/>
            </w:pPr>
            <w:r w:rsidRPr="005D7A64">
              <w:t>Testing Requirements</w:t>
            </w:r>
          </w:p>
        </w:tc>
        <w:tc>
          <w:tcPr>
            <w:tcW w:w="4100" w:type="pct"/>
            <w:gridSpan w:val="16"/>
            <w:tcBorders>
              <w:top w:val="single" w:sz="6" w:space="0" w:color="auto"/>
              <w:bottom w:val="single" w:sz="6" w:space="0" w:color="auto"/>
            </w:tcBorders>
          </w:tcPr>
          <w:p w:rsidR="00EC7146" w:rsidRPr="005D7A64" w:rsidRDefault="00EC7146" w:rsidP="00C26834">
            <w:pPr>
              <w:rPr>
                <w:b/>
                <w:bCs/>
              </w:rPr>
            </w:pPr>
            <w:r w:rsidRPr="005D7A64">
              <w:rPr>
                <w:b/>
                <w:bCs/>
              </w:rPr>
              <w:t>Knowledge:</w:t>
            </w:r>
          </w:p>
          <w:p w:rsidR="00EC7146" w:rsidRDefault="00EC7146" w:rsidP="00C26834">
            <w:r w:rsidRPr="005D7A64">
              <w:t xml:space="preserve">The students are not assessed with a written test at the end of this lesson. Students are assessed on their ability to demonstrate knowledge of the presented material by participating in group discussions and answering review questions presented throughout the instruction. If a student is unable to accurately answer questions or provides incorrect information during a discussion, the facilitator should provide answers and clarify misunderstandings. </w:t>
            </w:r>
          </w:p>
          <w:p w:rsidR="00EC7146" w:rsidRPr="005D7A64" w:rsidRDefault="00EC7146" w:rsidP="00C26834">
            <w:pPr>
              <w:rPr>
                <w:b/>
                <w:bCs/>
              </w:rPr>
            </w:pPr>
            <w:r w:rsidRPr="005D7A64">
              <w:rPr>
                <w:b/>
                <w:bCs/>
              </w:rPr>
              <w:t>Skills:</w:t>
            </w:r>
          </w:p>
          <w:p w:rsidR="00EC7146" w:rsidRPr="005D7A64" w:rsidRDefault="00EC7146" w:rsidP="00C26834">
            <w:r w:rsidRPr="005D7A64">
              <w:t xml:space="preserve">Students are evaluated on their ability to perform the skills taught during this lesson by practicing the skills as demonstrated throughout the instruction and by completing a practical exercise. Information about the conduct of the practical exercise is presented in the Practical Exercise section of this lesson plan. If a student is unable to perform any of the practical exercise activities or performs an activity incorrectly, the facilitator should inform the student of the error and demonstrate how to perform the task correctly. </w:t>
            </w:r>
          </w:p>
        </w:tc>
      </w:tr>
      <w:tr w:rsidR="00EC7146" w:rsidRPr="000958C2" w:rsidTr="00D261F5">
        <w:trPr>
          <w:trHeight w:val="144"/>
        </w:trPr>
        <w:tc>
          <w:tcPr>
            <w:tcW w:w="900" w:type="pct"/>
          </w:tcPr>
          <w:p w:rsidR="00EC7146" w:rsidRDefault="00EC7146" w:rsidP="00C26834">
            <w:pPr>
              <w:pStyle w:val="Heading4"/>
            </w:pPr>
            <w:r>
              <w:t>Feedback Requirements</w:t>
            </w:r>
          </w:p>
        </w:tc>
        <w:tc>
          <w:tcPr>
            <w:tcW w:w="4100" w:type="pct"/>
            <w:gridSpan w:val="16"/>
            <w:tcBorders>
              <w:top w:val="single" w:sz="6" w:space="0" w:color="auto"/>
              <w:bottom w:val="single" w:sz="6" w:space="0" w:color="auto"/>
            </w:tcBorders>
          </w:tcPr>
          <w:p w:rsidR="00EC7146" w:rsidRDefault="00EC7146" w:rsidP="00C26834">
            <w:r w:rsidRPr="00D30773">
              <w:t xml:space="preserve">Feedback is essential to </w:t>
            </w:r>
            <w:r>
              <w:t xml:space="preserve">efficient and </w:t>
            </w:r>
            <w:r w:rsidRPr="00D30773">
              <w:t>effective learning.</w:t>
            </w:r>
            <w:r w:rsidRPr="005D7A64">
              <w:t xml:space="preserve"> The facilitator should </w:t>
            </w:r>
            <w:r>
              <w:t>continuously provide performance feedback to the students throughout the instruction and should also encourage students to provide constructive feedback to each other.</w:t>
            </w:r>
          </w:p>
          <w:p w:rsidR="00EC7146" w:rsidRPr="005D7A64" w:rsidRDefault="00EC7146" w:rsidP="00C26834">
            <w:pPr>
              <w:rPr>
                <w:b/>
                <w:bCs/>
              </w:rPr>
            </w:pPr>
            <w:r w:rsidRPr="005D7A64">
              <w:rPr>
                <w:b/>
                <w:bCs/>
              </w:rPr>
              <w:t>Knowledge:</w:t>
            </w:r>
          </w:p>
          <w:p w:rsidR="00EC7146" w:rsidRPr="005D7A64" w:rsidRDefault="00EC7146" w:rsidP="00C26834">
            <w:r w:rsidRPr="00F72384">
              <w:t xml:space="preserve">If a student is unable to accurately answer questions, </w:t>
            </w:r>
            <w:r>
              <w:t>t</w:t>
            </w:r>
            <w:r w:rsidRPr="00EC56DC">
              <w:t>he facilitator should</w:t>
            </w:r>
            <w:r>
              <w:t xml:space="preserve"> immediately</w:t>
            </w:r>
            <w:r w:rsidRPr="00EC56DC">
              <w:t xml:space="preserve"> </w:t>
            </w:r>
            <w:r w:rsidRPr="00F72384">
              <w:t>provide answers and clarify misunderstandings.</w:t>
            </w:r>
            <w:r>
              <w:t xml:space="preserve"> </w:t>
            </w:r>
            <w:r w:rsidRPr="005D7A64">
              <w:t>If a student does not participate in the group discussions, the facilitator should explain the expectations and encourage the student to participate.</w:t>
            </w:r>
          </w:p>
          <w:p w:rsidR="00EC7146" w:rsidRPr="005D7A64" w:rsidRDefault="00EC7146" w:rsidP="00C26834">
            <w:pPr>
              <w:rPr>
                <w:b/>
                <w:bCs/>
              </w:rPr>
            </w:pPr>
            <w:r w:rsidRPr="005D7A64">
              <w:rPr>
                <w:b/>
                <w:bCs/>
              </w:rPr>
              <w:t>Skills:</w:t>
            </w:r>
          </w:p>
          <w:p w:rsidR="00EC7146" w:rsidRPr="00B06997" w:rsidRDefault="00EC7146" w:rsidP="00C26834">
            <w:r w:rsidRPr="00F72384">
              <w:t xml:space="preserve">If a student is unable to perform any of the </w:t>
            </w:r>
            <w:r>
              <w:t xml:space="preserve">practical exercise </w:t>
            </w:r>
            <w:r w:rsidRPr="000A0B7D">
              <w:t>activities</w:t>
            </w:r>
            <w:r w:rsidRPr="00F72384">
              <w:t xml:space="preserve"> or performs an activity incorrectly, </w:t>
            </w:r>
            <w:r>
              <w:t xml:space="preserve">the facilitator should inform </w:t>
            </w:r>
            <w:r w:rsidRPr="00F72384">
              <w:t xml:space="preserve">the student of the error and demonstrate how to perform the task correctly. </w:t>
            </w:r>
            <w:r>
              <w:t xml:space="preserve">The facilitator should then </w:t>
            </w:r>
            <w:r w:rsidRPr="00582B60">
              <w:t>re</w:t>
            </w:r>
            <w:r>
              <w:t>-</w:t>
            </w:r>
            <w:r w:rsidRPr="00582B60">
              <w:t>evaluate</w:t>
            </w:r>
            <w:r>
              <w:t xml:space="preserve"> the abilities of the student</w:t>
            </w:r>
            <w:r w:rsidRPr="00F72384">
              <w:t>.</w:t>
            </w:r>
          </w:p>
        </w:tc>
      </w:tr>
    </w:tbl>
    <w:p w:rsidR="00055738" w:rsidRPr="00D13053" w:rsidRDefault="00055738" w:rsidP="00D13053"/>
    <w:sectPr w:rsidR="00055738" w:rsidRPr="00D13053" w:rsidSect="00BE0B8A">
      <w:footerReference w:type="default" r:id="rId23"/>
      <w:pgSz w:w="12240" w:h="15840"/>
      <w:pgMar w:top="720" w:right="1440" w:bottom="720" w:left="1440" w:header="720" w:footer="720" w:gutter="0"/>
      <w:pgNumType w:start="1"/>
      <w:cols w:space="720"/>
      <w:noEndnote/>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683B" w:rsidRDefault="0059683B">
      <w:r>
        <w:separator/>
      </w:r>
    </w:p>
    <w:p w:rsidR="0059683B" w:rsidRDefault="0059683B"/>
    <w:p w:rsidR="0059683B" w:rsidRDefault="0059683B"/>
    <w:p w:rsidR="0059683B" w:rsidRDefault="0059683B"/>
  </w:endnote>
  <w:endnote w:type="continuationSeparator" w:id="0">
    <w:p w:rsidR="0059683B" w:rsidRDefault="0059683B">
      <w:r>
        <w:continuationSeparator/>
      </w:r>
    </w:p>
    <w:p w:rsidR="0059683B" w:rsidRDefault="0059683B"/>
    <w:p w:rsidR="0059683B" w:rsidRDefault="0059683B"/>
    <w:p w:rsidR="0059683B" w:rsidRDefault="0059683B"/>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617077"/>
      <w:docPartObj>
        <w:docPartGallery w:val="Page Numbers (Bottom of Page)"/>
        <w:docPartUnique/>
      </w:docPartObj>
    </w:sdtPr>
    <w:sdtContent>
      <w:p w:rsidR="00B4249E" w:rsidRDefault="005369A5" w:rsidP="004E1800">
        <w:pPr>
          <w:jc w:val="center"/>
        </w:pPr>
        <w:r>
          <w:fldChar w:fldCharType="begin"/>
        </w:r>
        <w:r w:rsidR="00B4249E">
          <w:instrText xml:space="preserve"> PAGE   \* MERGEFORMAT </w:instrText>
        </w:r>
        <w:r>
          <w:fldChar w:fldCharType="separate"/>
        </w:r>
        <w:r w:rsidR="0081718B">
          <w:rPr>
            <w:noProof/>
          </w:rPr>
          <w:t>2</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683B" w:rsidRDefault="0059683B">
      <w:r>
        <w:separator/>
      </w:r>
    </w:p>
    <w:p w:rsidR="0059683B" w:rsidRDefault="0059683B"/>
    <w:p w:rsidR="0059683B" w:rsidRDefault="0059683B"/>
    <w:p w:rsidR="0059683B" w:rsidRDefault="0059683B"/>
  </w:footnote>
  <w:footnote w:type="continuationSeparator" w:id="0">
    <w:p w:rsidR="0059683B" w:rsidRDefault="0059683B">
      <w:r>
        <w:continuationSeparator/>
      </w:r>
    </w:p>
    <w:p w:rsidR="0059683B" w:rsidRDefault="0059683B"/>
    <w:p w:rsidR="0059683B" w:rsidRDefault="0059683B"/>
    <w:p w:rsidR="0059683B" w:rsidRDefault="0059683B"/>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45BCA"/>
    <w:multiLevelType w:val="hybridMultilevel"/>
    <w:tmpl w:val="4E4AF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09093D"/>
    <w:multiLevelType w:val="hybridMultilevel"/>
    <w:tmpl w:val="0276D192"/>
    <w:lvl w:ilvl="0" w:tplc="6D6432E2">
      <w:start w:val="1"/>
      <w:numFmt w:val="decimal"/>
      <w:pStyle w:val="Screen"/>
      <w:lvlText w:val="Screen %1"/>
      <w:lvlJc w:val="left"/>
      <w:pPr>
        <w:ind w:left="720" w:hanging="360"/>
      </w:pPr>
      <w:rPr>
        <w:rFonts w:hint="default"/>
        <w:b/>
        <w:i w:val="0"/>
        <w:caps w:val="0"/>
        <w:strike w:val="0"/>
        <w:dstrike w:val="0"/>
        <w:outline w:val="0"/>
        <w:shadow w:val="0"/>
        <w:emboss w:val="0"/>
        <w:imprint w:val="0"/>
        <w:vanish w:val="0"/>
        <w:sz w:val="2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744715"/>
    <w:multiLevelType w:val="hybridMultilevel"/>
    <w:tmpl w:val="F8322D14"/>
    <w:lvl w:ilvl="0" w:tplc="B4E2AE9C">
      <w:start w:val="1"/>
      <w:numFmt w:val="decimal"/>
      <w:lvlText w:val="%1."/>
      <w:lvlJc w:val="left"/>
      <w:pPr>
        <w:ind w:left="360" w:hanging="360"/>
      </w:pPr>
    </w:lvl>
    <w:lvl w:ilvl="1" w:tplc="D6C2929C">
      <w:start w:val="1"/>
      <w:numFmt w:val="lowerLetter"/>
      <w:pStyle w:val="StepNumbersub"/>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7D23A8"/>
    <w:multiLevelType w:val="hybridMultilevel"/>
    <w:tmpl w:val="2B34D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C14451"/>
    <w:multiLevelType w:val="hybridMultilevel"/>
    <w:tmpl w:val="19182942"/>
    <w:lvl w:ilvl="0" w:tplc="84E0EBF4">
      <w:start w:val="1"/>
      <w:numFmt w:val="bullet"/>
      <w:pStyle w:val="bullet1"/>
      <w:lvlText w:val=""/>
      <w:lvlJc w:val="left"/>
      <w:pPr>
        <w:ind w:left="720" w:hanging="360"/>
      </w:pPr>
      <w:rPr>
        <w:rFonts w:ascii="Symbol" w:hAnsi="Symbol" w:hint="default"/>
      </w:rPr>
    </w:lvl>
    <w:lvl w:ilvl="1" w:tplc="990CFF4C">
      <w:start w:val="1"/>
      <w:numFmt w:val="bullet"/>
      <w:pStyle w:val="bullet2"/>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BF1ED1"/>
    <w:multiLevelType w:val="multilevel"/>
    <w:tmpl w:val="2424E4E4"/>
    <w:lvl w:ilvl="0">
      <w:start w:val="1"/>
      <w:numFmt w:val="upperLetter"/>
      <w:pStyle w:val="3ELO"/>
      <w:lvlText w:val="ELO %1."/>
      <w:lvlJc w:val="left"/>
      <w:pPr>
        <w:ind w:left="720" w:hanging="360"/>
      </w:pPr>
      <w:rPr>
        <w:rFonts w:hint="default"/>
      </w:rPr>
    </w:lvl>
    <w:lvl w:ilvl="1">
      <w:start w:val="1"/>
      <w:numFmt w:val="decimal"/>
      <w:pStyle w:val="4LSA"/>
      <w:lvlText w:val="LSA %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nsid w:val="56E01254"/>
    <w:multiLevelType w:val="hybridMultilevel"/>
    <w:tmpl w:val="32125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744A26"/>
    <w:multiLevelType w:val="hybridMultilevel"/>
    <w:tmpl w:val="F68E4FF2"/>
    <w:lvl w:ilvl="0" w:tplc="0409000F">
      <w:start w:val="1"/>
      <w:numFmt w:val="decimal"/>
      <w:pStyle w:val="StepNumber"/>
      <w:lvlText w:val="%1."/>
      <w:lvlJc w:val="left"/>
      <w:pPr>
        <w:tabs>
          <w:tab w:val="num" w:pos="720"/>
        </w:tabs>
        <w:ind w:left="720" w:hanging="360"/>
      </w:pPr>
    </w:lvl>
    <w:lvl w:ilvl="1" w:tplc="9628F5F4">
      <w:start w:val="1887"/>
      <w:numFmt w:val="bullet"/>
      <w:lvlText w:val="―"/>
      <w:lvlJc w:val="left"/>
      <w:pPr>
        <w:tabs>
          <w:tab w:val="num" w:pos="1440"/>
        </w:tabs>
        <w:ind w:left="1440" w:hanging="360"/>
      </w:pPr>
      <w:rPr>
        <w:rFonts w:ascii="Verdana" w:hAnsi="Verdana" w:hint="default"/>
      </w:rPr>
    </w:lvl>
    <w:lvl w:ilvl="2" w:tplc="F80A3E6C" w:tentative="1">
      <w:start w:val="1"/>
      <w:numFmt w:val="decimal"/>
      <w:lvlText w:val="%3."/>
      <w:lvlJc w:val="left"/>
      <w:pPr>
        <w:tabs>
          <w:tab w:val="num" w:pos="2160"/>
        </w:tabs>
        <w:ind w:left="2160" w:hanging="360"/>
      </w:pPr>
    </w:lvl>
    <w:lvl w:ilvl="3" w:tplc="2BBE8A28" w:tentative="1">
      <w:start w:val="1"/>
      <w:numFmt w:val="decimal"/>
      <w:lvlText w:val="%4."/>
      <w:lvlJc w:val="left"/>
      <w:pPr>
        <w:tabs>
          <w:tab w:val="num" w:pos="2880"/>
        </w:tabs>
        <w:ind w:left="2880" w:hanging="360"/>
      </w:pPr>
    </w:lvl>
    <w:lvl w:ilvl="4" w:tplc="89087F06" w:tentative="1">
      <w:start w:val="1"/>
      <w:numFmt w:val="decimal"/>
      <w:lvlText w:val="%5."/>
      <w:lvlJc w:val="left"/>
      <w:pPr>
        <w:tabs>
          <w:tab w:val="num" w:pos="3600"/>
        </w:tabs>
        <w:ind w:left="3600" w:hanging="360"/>
      </w:pPr>
    </w:lvl>
    <w:lvl w:ilvl="5" w:tplc="70BA035C" w:tentative="1">
      <w:start w:val="1"/>
      <w:numFmt w:val="decimal"/>
      <w:lvlText w:val="%6."/>
      <w:lvlJc w:val="left"/>
      <w:pPr>
        <w:tabs>
          <w:tab w:val="num" w:pos="4320"/>
        </w:tabs>
        <w:ind w:left="4320" w:hanging="360"/>
      </w:pPr>
    </w:lvl>
    <w:lvl w:ilvl="6" w:tplc="3544FB34" w:tentative="1">
      <w:start w:val="1"/>
      <w:numFmt w:val="decimal"/>
      <w:lvlText w:val="%7."/>
      <w:lvlJc w:val="left"/>
      <w:pPr>
        <w:tabs>
          <w:tab w:val="num" w:pos="5040"/>
        </w:tabs>
        <w:ind w:left="5040" w:hanging="360"/>
      </w:pPr>
    </w:lvl>
    <w:lvl w:ilvl="7" w:tplc="B2086B6A" w:tentative="1">
      <w:start w:val="1"/>
      <w:numFmt w:val="decimal"/>
      <w:lvlText w:val="%8."/>
      <w:lvlJc w:val="left"/>
      <w:pPr>
        <w:tabs>
          <w:tab w:val="num" w:pos="5760"/>
        </w:tabs>
        <w:ind w:left="5760" w:hanging="360"/>
      </w:pPr>
    </w:lvl>
    <w:lvl w:ilvl="8" w:tplc="2264A27A" w:tentative="1">
      <w:start w:val="1"/>
      <w:numFmt w:val="decimal"/>
      <w:lvlText w:val="%9."/>
      <w:lvlJc w:val="left"/>
      <w:pPr>
        <w:tabs>
          <w:tab w:val="num" w:pos="6480"/>
        </w:tabs>
        <w:ind w:left="6480" w:hanging="360"/>
      </w:pPr>
    </w:lvl>
  </w:abstractNum>
  <w:abstractNum w:abstractNumId="8">
    <w:nsid w:val="57AA4C16"/>
    <w:multiLevelType w:val="hybridMultilevel"/>
    <w:tmpl w:val="4AE0C80A"/>
    <w:lvl w:ilvl="0" w:tplc="6D8625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0F3A84"/>
    <w:multiLevelType w:val="hybridMultilevel"/>
    <w:tmpl w:val="23FA8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C95E64"/>
    <w:multiLevelType w:val="hybridMultilevel"/>
    <w:tmpl w:val="321250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A206E46"/>
    <w:multiLevelType w:val="hybridMultilevel"/>
    <w:tmpl w:val="32125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EE29FB"/>
    <w:multiLevelType w:val="hybridMultilevel"/>
    <w:tmpl w:val="BD807144"/>
    <w:lvl w:ilvl="0" w:tplc="7E5E4A18">
      <w:start w:val="1"/>
      <w:numFmt w:val="decimal"/>
      <w:lvlText w:val="%1."/>
      <w:lvlJc w:val="left"/>
      <w:pPr>
        <w:tabs>
          <w:tab w:val="num" w:pos="720"/>
        </w:tabs>
        <w:ind w:left="720" w:hanging="360"/>
      </w:pPr>
    </w:lvl>
    <w:lvl w:ilvl="1" w:tplc="169EE854">
      <w:start w:val="1887"/>
      <w:numFmt w:val="bullet"/>
      <w:pStyle w:val="StepResult"/>
      <w:lvlText w:val="―"/>
      <w:lvlJc w:val="left"/>
      <w:pPr>
        <w:tabs>
          <w:tab w:val="num" w:pos="1440"/>
        </w:tabs>
        <w:ind w:left="1440" w:hanging="360"/>
      </w:pPr>
      <w:rPr>
        <w:rFonts w:ascii="Verdana" w:hAnsi="Verdana" w:hint="default"/>
      </w:rPr>
    </w:lvl>
    <w:lvl w:ilvl="2" w:tplc="9658216A" w:tentative="1">
      <w:start w:val="1"/>
      <w:numFmt w:val="decimal"/>
      <w:lvlText w:val="%3."/>
      <w:lvlJc w:val="left"/>
      <w:pPr>
        <w:tabs>
          <w:tab w:val="num" w:pos="2160"/>
        </w:tabs>
        <w:ind w:left="2160" w:hanging="360"/>
      </w:pPr>
    </w:lvl>
    <w:lvl w:ilvl="3" w:tplc="555AD9E2" w:tentative="1">
      <w:start w:val="1"/>
      <w:numFmt w:val="decimal"/>
      <w:lvlText w:val="%4."/>
      <w:lvlJc w:val="left"/>
      <w:pPr>
        <w:tabs>
          <w:tab w:val="num" w:pos="2880"/>
        </w:tabs>
        <w:ind w:left="2880" w:hanging="360"/>
      </w:pPr>
    </w:lvl>
    <w:lvl w:ilvl="4" w:tplc="5D74B524" w:tentative="1">
      <w:start w:val="1"/>
      <w:numFmt w:val="decimal"/>
      <w:lvlText w:val="%5."/>
      <w:lvlJc w:val="left"/>
      <w:pPr>
        <w:tabs>
          <w:tab w:val="num" w:pos="3600"/>
        </w:tabs>
        <w:ind w:left="3600" w:hanging="360"/>
      </w:pPr>
    </w:lvl>
    <w:lvl w:ilvl="5" w:tplc="D2602EF2" w:tentative="1">
      <w:start w:val="1"/>
      <w:numFmt w:val="decimal"/>
      <w:lvlText w:val="%6."/>
      <w:lvlJc w:val="left"/>
      <w:pPr>
        <w:tabs>
          <w:tab w:val="num" w:pos="4320"/>
        </w:tabs>
        <w:ind w:left="4320" w:hanging="360"/>
      </w:pPr>
    </w:lvl>
    <w:lvl w:ilvl="6" w:tplc="52363F3C" w:tentative="1">
      <w:start w:val="1"/>
      <w:numFmt w:val="decimal"/>
      <w:lvlText w:val="%7."/>
      <w:lvlJc w:val="left"/>
      <w:pPr>
        <w:tabs>
          <w:tab w:val="num" w:pos="5040"/>
        </w:tabs>
        <w:ind w:left="5040" w:hanging="360"/>
      </w:pPr>
    </w:lvl>
    <w:lvl w:ilvl="7" w:tplc="5D46C50E" w:tentative="1">
      <w:start w:val="1"/>
      <w:numFmt w:val="decimal"/>
      <w:lvlText w:val="%8."/>
      <w:lvlJc w:val="left"/>
      <w:pPr>
        <w:tabs>
          <w:tab w:val="num" w:pos="5760"/>
        </w:tabs>
        <w:ind w:left="5760" w:hanging="360"/>
      </w:pPr>
    </w:lvl>
    <w:lvl w:ilvl="8" w:tplc="20ACC2C4" w:tentative="1">
      <w:start w:val="1"/>
      <w:numFmt w:val="decimal"/>
      <w:lvlText w:val="%9."/>
      <w:lvlJc w:val="left"/>
      <w:pPr>
        <w:tabs>
          <w:tab w:val="num" w:pos="6480"/>
        </w:tabs>
        <w:ind w:left="6480" w:hanging="360"/>
      </w:pPr>
    </w:lvl>
  </w:abstractNum>
  <w:num w:numId="1">
    <w:abstractNumId w:val="4"/>
  </w:num>
  <w:num w:numId="2">
    <w:abstractNumId w:val="8"/>
    <w:lvlOverride w:ilvl="0">
      <w:startOverride w:val="1"/>
    </w:lvlOverride>
  </w:num>
  <w:num w:numId="3">
    <w:abstractNumId w:val="8"/>
    <w:lvlOverride w:ilvl="0">
      <w:startOverride w:val="1"/>
    </w:lvlOverride>
  </w:num>
  <w:num w:numId="4">
    <w:abstractNumId w:val="8"/>
    <w:lvlOverride w:ilvl="0">
      <w:startOverride w:val="1"/>
    </w:lvlOverride>
  </w:num>
  <w:num w:numId="5">
    <w:abstractNumId w:val="8"/>
    <w:lvlOverride w:ilvl="0">
      <w:startOverride w:val="1"/>
    </w:lvlOverride>
  </w:num>
  <w:num w:numId="6">
    <w:abstractNumId w:val="8"/>
    <w:lvlOverride w:ilvl="0">
      <w:startOverride w:val="1"/>
    </w:lvlOverride>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5"/>
  </w:num>
  <w:num w:numId="13">
    <w:abstractNumId w:val="7"/>
  </w:num>
  <w:num w:numId="14">
    <w:abstractNumId w:val="2"/>
  </w:num>
  <w:num w:numId="15">
    <w:abstractNumId w:val="12"/>
  </w:num>
  <w:num w:numId="16">
    <w:abstractNumId w:val="4"/>
  </w:num>
  <w:num w:numId="17">
    <w:abstractNumId w:val="3"/>
  </w:num>
  <w:num w:numId="18">
    <w:abstractNumId w:val="0"/>
  </w:num>
  <w:num w:numId="19">
    <w:abstractNumId w:val="11"/>
  </w:num>
  <w:num w:numId="20">
    <w:abstractNumId w:val="5"/>
  </w:num>
  <w:num w:numId="21">
    <w:abstractNumId w:val="5"/>
  </w:num>
  <w:num w:numId="22">
    <w:abstractNumId w:val="4"/>
  </w:num>
  <w:num w:numId="23">
    <w:abstractNumId w:val="4"/>
  </w:num>
  <w:num w:numId="24">
    <w:abstractNumId w:val="11"/>
  </w:num>
  <w:num w:numId="25">
    <w:abstractNumId w:val="5"/>
  </w:num>
  <w:num w:numId="26">
    <w:abstractNumId w:val="5"/>
  </w:num>
  <w:num w:numId="27">
    <w:abstractNumId w:val="4"/>
  </w:num>
  <w:num w:numId="28">
    <w:abstractNumId w:val="4"/>
  </w:num>
  <w:num w:numId="29">
    <w:abstractNumId w:val="5"/>
  </w:num>
  <w:num w:numId="30">
    <w:abstractNumId w:val="5"/>
  </w:num>
  <w:num w:numId="31">
    <w:abstractNumId w:val="4"/>
  </w:num>
  <w:num w:numId="32">
    <w:abstractNumId w:val="4"/>
  </w:num>
  <w:num w:numId="33">
    <w:abstractNumId w:val="10"/>
  </w:num>
  <w:num w:numId="34">
    <w:abstractNumId w:val="6"/>
  </w:num>
  <w:num w:numId="35">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1"/>
  </w:num>
  <w:num w:numId="38">
    <w:abstractNumId w:val="5"/>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embedSystemFonts/>
  <w:bordersDoNotSurroundHeader/>
  <w:bordersDoNotSurroundFooter/>
  <w:proofState w:spelling="clean" w:grammar="clean"/>
  <w:attachedTemplate r:id="rId1"/>
  <w:stylePaneFormatFilter w:val="3801"/>
  <w:stylePaneSortMethod w:val="0000"/>
  <w:trackRevisions/>
  <w:defaultTabStop w:val="720"/>
  <w:doNotHyphenateCaps/>
  <w:drawingGridHorizontalSpacing w:val="90"/>
  <w:drawingGridVerticalSpacing w:val="120"/>
  <w:displayHorizontalDrawingGridEvery w:val="0"/>
  <w:displayVerticalDrawingGridEvery w:val="3"/>
  <w:doNotShadeFormData/>
  <w:characterSpacingControl w:val="compressPunctuation"/>
  <w:hdrShapeDefaults>
    <o:shapedefaults v:ext="edit" spidmax="5122"/>
  </w:hdrShapeDefaults>
  <w:footnotePr>
    <w:footnote w:id="-1"/>
    <w:footnote w:id="0"/>
  </w:footnotePr>
  <w:endnotePr>
    <w:endnote w:id="-1"/>
    <w:endnote w:id="0"/>
  </w:endnotePr>
  <w:compat/>
  <w:rsids>
    <w:rsidRoot w:val="00CC2F16"/>
    <w:rsid w:val="000004EC"/>
    <w:rsid w:val="000021C9"/>
    <w:rsid w:val="000023C2"/>
    <w:rsid w:val="00002426"/>
    <w:rsid w:val="00004420"/>
    <w:rsid w:val="00006B21"/>
    <w:rsid w:val="00010153"/>
    <w:rsid w:val="00012ABB"/>
    <w:rsid w:val="00013107"/>
    <w:rsid w:val="00014E18"/>
    <w:rsid w:val="00017994"/>
    <w:rsid w:val="00017DEE"/>
    <w:rsid w:val="00020EC2"/>
    <w:rsid w:val="00021E6C"/>
    <w:rsid w:val="0002334F"/>
    <w:rsid w:val="00023737"/>
    <w:rsid w:val="00023838"/>
    <w:rsid w:val="00024831"/>
    <w:rsid w:val="00027691"/>
    <w:rsid w:val="00031342"/>
    <w:rsid w:val="000340A4"/>
    <w:rsid w:val="000347D3"/>
    <w:rsid w:val="00036557"/>
    <w:rsid w:val="00036EC8"/>
    <w:rsid w:val="00041925"/>
    <w:rsid w:val="00043927"/>
    <w:rsid w:val="00043A68"/>
    <w:rsid w:val="00043B4B"/>
    <w:rsid w:val="000447B6"/>
    <w:rsid w:val="00044AF4"/>
    <w:rsid w:val="00044E8B"/>
    <w:rsid w:val="00045933"/>
    <w:rsid w:val="000551CA"/>
    <w:rsid w:val="00055738"/>
    <w:rsid w:val="00057133"/>
    <w:rsid w:val="00057BAB"/>
    <w:rsid w:val="000604A9"/>
    <w:rsid w:val="000616E9"/>
    <w:rsid w:val="00062EEE"/>
    <w:rsid w:val="00063468"/>
    <w:rsid w:val="000641DD"/>
    <w:rsid w:val="00064692"/>
    <w:rsid w:val="000652ED"/>
    <w:rsid w:val="000654BC"/>
    <w:rsid w:val="0007122F"/>
    <w:rsid w:val="000719A2"/>
    <w:rsid w:val="00071AAC"/>
    <w:rsid w:val="00072092"/>
    <w:rsid w:val="00073017"/>
    <w:rsid w:val="00073A0E"/>
    <w:rsid w:val="00076C2F"/>
    <w:rsid w:val="00076FB6"/>
    <w:rsid w:val="0007721F"/>
    <w:rsid w:val="00077236"/>
    <w:rsid w:val="000779F0"/>
    <w:rsid w:val="00081B9E"/>
    <w:rsid w:val="000829EB"/>
    <w:rsid w:val="000839D3"/>
    <w:rsid w:val="00085AD6"/>
    <w:rsid w:val="000872E7"/>
    <w:rsid w:val="0008780F"/>
    <w:rsid w:val="00092029"/>
    <w:rsid w:val="00093B42"/>
    <w:rsid w:val="00094A1B"/>
    <w:rsid w:val="000958C2"/>
    <w:rsid w:val="00095A2A"/>
    <w:rsid w:val="00095C88"/>
    <w:rsid w:val="0009653F"/>
    <w:rsid w:val="00096661"/>
    <w:rsid w:val="000A0B7D"/>
    <w:rsid w:val="000A0CA9"/>
    <w:rsid w:val="000A1380"/>
    <w:rsid w:val="000A26FC"/>
    <w:rsid w:val="000A3552"/>
    <w:rsid w:val="000A54DE"/>
    <w:rsid w:val="000A6CF1"/>
    <w:rsid w:val="000A7EC2"/>
    <w:rsid w:val="000B0462"/>
    <w:rsid w:val="000B0B0F"/>
    <w:rsid w:val="000B2419"/>
    <w:rsid w:val="000B4799"/>
    <w:rsid w:val="000B5795"/>
    <w:rsid w:val="000B73A3"/>
    <w:rsid w:val="000C16F1"/>
    <w:rsid w:val="000C347D"/>
    <w:rsid w:val="000C4421"/>
    <w:rsid w:val="000C748B"/>
    <w:rsid w:val="000D02D9"/>
    <w:rsid w:val="000D2E24"/>
    <w:rsid w:val="000D48D0"/>
    <w:rsid w:val="000D4C13"/>
    <w:rsid w:val="000D6DEA"/>
    <w:rsid w:val="000D7574"/>
    <w:rsid w:val="000E0B3A"/>
    <w:rsid w:val="000E0BF7"/>
    <w:rsid w:val="000E15B6"/>
    <w:rsid w:val="000E21B2"/>
    <w:rsid w:val="000E2D08"/>
    <w:rsid w:val="000E41C8"/>
    <w:rsid w:val="000E594A"/>
    <w:rsid w:val="000E64C7"/>
    <w:rsid w:val="000F1692"/>
    <w:rsid w:val="000F3A03"/>
    <w:rsid w:val="000F3DD5"/>
    <w:rsid w:val="000F5765"/>
    <w:rsid w:val="000F6C41"/>
    <w:rsid w:val="000F77F7"/>
    <w:rsid w:val="00100487"/>
    <w:rsid w:val="0011016E"/>
    <w:rsid w:val="00110F86"/>
    <w:rsid w:val="001111C6"/>
    <w:rsid w:val="0011163B"/>
    <w:rsid w:val="00113940"/>
    <w:rsid w:val="00117199"/>
    <w:rsid w:val="0012188C"/>
    <w:rsid w:val="0012271E"/>
    <w:rsid w:val="00122CF0"/>
    <w:rsid w:val="0012477D"/>
    <w:rsid w:val="00125461"/>
    <w:rsid w:val="00125E29"/>
    <w:rsid w:val="00127905"/>
    <w:rsid w:val="00130F17"/>
    <w:rsid w:val="001334C1"/>
    <w:rsid w:val="001335CD"/>
    <w:rsid w:val="0013430D"/>
    <w:rsid w:val="00140869"/>
    <w:rsid w:val="00140A3E"/>
    <w:rsid w:val="001423F9"/>
    <w:rsid w:val="00142F9E"/>
    <w:rsid w:val="00144C64"/>
    <w:rsid w:val="00146555"/>
    <w:rsid w:val="001469B2"/>
    <w:rsid w:val="00147C1B"/>
    <w:rsid w:val="0015205B"/>
    <w:rsid w:val="00152C43"/>
    <w:rsid w:val="00153E6E"/>
    <w:rsid w:val="001558B0"/>
    <w:rsid w:val="00163C8A"/>
    <w:rsid w:val="00165235"/>
    <w:rsid w:val="00174549"/>
    <w:rsid w:val="00175100"/>
    <w:rsid w:val="00176A93"/>
    <w:rsid w:val="00176BA1"/>
    <w:rsid w:val="00180408"/>
    <w:rsid w:val="00180F10"/>
    <w:rsid w:val="001810F6"/>
    <w:rsid w:val="00181841"/>
    <w:rsid w:val="00185B35"/>
    <w:rsid w:val="00186803"/>
    <w:rsid w:val="00190316"/>
    <w:rsid w:val="00191358"/>
    <w:rsid w:val="0019160C"/>
    <w:rsid w:val="0019205C"/>
    <w:rsid w:val="0019553C"/>
    <w:rsid w:val="00195BBC"/>
    <w:rsid w:val="001A6DE1"/>
    <w:rsid w:val="001B0786"/>
    <w:rsid w:val="001B0FF9"/>
    <w:rsid w:val="001B267A"/>
    <w:rsid w:val="001B296E"/>
    <w:rsid w:val="001B649F"/>
    <w:rsid w:val="001C0809"/>
    <w:rsid w:val="001C08A6"/>
    <w:rsid w:val="001C13B5"/>
    <w:rsid w:val="001C14ED"/>
    <w:rsid w:val="001C4E84"/>
    <w:rsid w:val="001C5B7F"/>
    <w:rsid w:val="001D2E2F"/>
    <w:rsid w:val="001D3FA6"/>
    <w:rsid w:val="001D4A0B"/>
    <w:rsid w:val="001D4C3B"/>
    <w:rsid w:val="001D4DED"/>
    <w:rsid w:val="001D5AD2"/>
    <w:rsid w:val="001D6EAC"/>
    <w:rsid w:val="001D7A93"/>
    <w:rsid w:val="001E3A67"/>
    <w:rsid w:val="001F2536"/>
    <w:rsid w:val="001F2D30"/>
    <w:rsid w:val="001F43BE"/>
    <w:rsid w:val="001F5976"/>
    <w:rsid w:val="001F7E65"/>
    <w:rsid w:val="00201A3E"/>
    <w:rsid w:val="00201B57"/>
    <w:rsid w:val="00205E0A"/>
    <w:rsid w:val="002066A6"/>
    <w:rsid w:val="0020752A"/>
    <w:rsid w:val="002128B0"/>
    <w:rsid w:val="00217C32"/>
    <w:rsid w:val="0022023F"/>
    <w:rsid w:val="00220911"/>
    <w:rsid w:val="00220D31"/>
    <w:rsid w:val="00221270"/>
    <w:rsid w:val="00222B5A"/>
    <w:rsid w:val="002235D8"/>
    <w:rsid w:val="00223C33"/>
    <w:rsid w:val="0022749A"/>
    <w:rsid w:val="002317B1"/>
    <w:rsid w:val="0023266E"/>
    <w:rsid w:val="00233BAE"/>
    <w:rsid w:val="00240C93"/>
    <w:rsid w:val="0024192F"/>
    <w:rsid w:val="00244FB6"/>
    <w:rsid w:val="00246DE5"/>
    <w:rsid w:val="00247B7C"/>
    <w:rsid w:val="00252AA3"/>
    <w:rsid w:val="0025364A"/>
    <w:rsid w:val="00254009"/>
    <w:rsid w:val="0025531C"/>
    <w:rsid w:val="002553CA"/>
    <w:rsid w:val="00256DA7"/>
    <w:rsid w:val="00263D9C"/>
    <w:rsid w:val="00264EAE"/>
    <w:rsid w:val="00265FD0"/>
    <w:rsid w:val="0026680C"/>
    <w:rsid w:val="002677C5"/>
    <w:rsid w:val="00272084"/>
    <w:rsid w:val="00273F1E"/>
    <w:rsid w:val="002759F1"/>
    <w:rsid w:val="00275E09"/>
    <w:rsid w:val="00277083"/>
    <w:rsid w:val="00277E67"/>
    <w:rsid w:val="00280356"/>
    <w:rsid w:val="00281532"/>
    <w:rsid w:val="00282092"/>
    <w:rsid w:val="00283716"/>
    <w:rsid w:val="002865F3"/>
    <w:rsid w:val="0029183E"/>
    <w:rsid w:val="00291B18"/>
    <w:rsid w:val="0029204A"/>
    <w:rsid w:val="002921D3"/>
    <w:rsid w:val="00294E00"/>
    <w:rsid w:val="002A076E"/>
    <w:rsid w:val="002A0E2F"/>
    <w:rsid w:val="002A1A37"/>
    <w:rsid w:val="002A37E9"/>
    <w:rsid w:val="002A4046"/>
    <w:rsid w:val="002A4C79"/>
    <w:rsid w:val="002A62A7"/>
    <w:rsid w:val="002A6648"/>
    <w:rsid w:val="002A6BD1"/>
    <w:rsid w:val="002B2810"/>
    <w:rsid w:val="002B441D"/>
    <w:rsid w:val="002B4AC6"/>
    <w:rsid w:val="002B7590"/>
    <w:rsid w:val="002B7C61"/>
    <w:rsid w:val="002C1805"/>
    <w:rsid w:val="002C2B6A"/>
    <w:rsid w:val="002C2CD1"/>
    <w:rsid w:val="002C2D63"/>
    <w:rsid w:val="002C3532"/>
    <w:rsid w:val="002C3D10"/>
    <w:rsid w:val="002C5AF9"/>
    <w:rsid w:val="002C6EAE"/>
    <w:rsid w:val="002D04B4"/>
    <w:rsid w:val="002D1C37"/>
    <w:rsid w:val="002D1CFE"/>
    <w:rsid w:val="002D265D"/>
    <w:rsid w:val="002D2B08"/>
    <w:rsid w:val="002D2DAE"/>
    <w:rsid w:val="002D3F69"/>
    <w:rsid w:val="002D5252"/>
    <w:rsid w:val="002D7701"/>
    <w:rsid w:val="002D7741"/>
    <w:rsid w:val="002E113F"/>
    <w:rsid w:val="002E1960"/>
    <w:rsid w:val="002E3790"/>
    <w:rsid w:val="002E445D"/>
    <w:rsid w:val="002E4772"/>
    <w:rsid w:val="002E53A9"/>
    <w:rsid w:val="002E65BA"/>
    <w:rsid w:val="002E7FDC"/>
    <w:rsid w:val="002F2044"/>
    <w:rsid w:val="002F7BFC"/>
    <w:rsid w:val="00300958"/>
    <w:rsid w:val="003050B7"/>
    <w:rsid w:val="00307146"/>
    <w:rsid w:val="00311A20"/>
    <w:rsid w:val="0031256D"/>
    <w:rsid w:val="00312EB8"/>
    <w:rsid w:val="00313B22"/>
    <w:rsid w:val="0031436D"/>
    <w:rsid w:val="00314563"/>
    <w:rsid w:val="0031519C"/>
    <w:rsid w:val="00315286"/>
    <w:rsid w:val="00315765"/>
    <w:rsid w:val="00317138"/>
    <w:rsid w:val="00317C5A"/>
    <w:rsid w:val="00321197"/>
    <w:rsid w:val="00322C45"/>
    <w:rsid w:val="00324C05"/>
    <w:rsid w:val="003255DB"/>
    <w:rsid w:val="00325853"/>
    <w:rsid w:val="0032791C"/>
    <w:rsid w:val="00331C4F"/>
    <w:rsid w:val="003366BD"/>
    <w:rsid w:val="00340A0B"/>
    <w:rsid w:val="003413B6"/>
    <w:rsid w:val="00341C6E"/>
    <w:rsid w:val="00343247"/>
    <w:rsid w:val="00344053"/>
    <w:rsid w:val="003473EB"/>
    <w:rsid w:val="00351373"/>
    <w:rsid w:val="00351465"/>
    <w:rsid w:val="00351A5C"/>
    <w:rsid w:val="00351A98"/>
    <w:rsid w:val="0035245F"/>
    <w:rsid w:val="00352719"/>
    <w:rsid w:val="00352C68"/>
    <w:rsid w:val="00353187"/>
    <w:rsid w:val="00355F4A"/>
    <w:rsid w:val="003562C4"/>
    <w:rsid w:val="00356D8F"/>
    <w:rsid w:val="003624FE"/>
    <w:rsid w:val="003627C2"/>
    <w:rsid w:val="003638AA"/>
    <w:rsid w:val="00363A42"/>
    <w:rsid w:val="003651F9"/>
    <w:rsid w:val="003724DB"/>
    <w:rsid w:val="0037414F"/>
    <w:rsid w:val="003750E1"/>
    <w:rsid w:val="00376781"/>
    <w:rsid w:val="00376B21"/>
    <w:rsid w:val="00380B2F"/>
    <w:rsid w:val="00382295"/>
    <w:rsid w:val="003840D7"/>
    <w:rsid w:val="00385528"/>
    <w:rsid w:val="00387626"/>
    <w:rsid w:val="003906DB"/>
    <w:rsid w:val="00391A61"/>
    <w:rsid w:val="00392733"/>
    <w:rsid w:val="00395608"/>
    <w:rsid w:val="00396E49"/>
    <w:rsid w:val="00397A50"/>
    <w:rsid w:val="003A01A9"/>
    <w:rsid w:val="003A0A3B"/>
    <w:rsid w:val="003A26A2"/>
    <w:rsid w:val="003A2819"/>
    <w:rsid w:val="003A5C94"/>
    <w:rsid w:val="003A7091"/>
    <w:rsid w:val="003A7476"/>
    <w:rsid w:val="003B12A2"/>
    <w:rsid w:val="003B1AB6"/>
    <w:rsid w:val="003B3A69"/>
    <w:rsid w:val="003B682D"/>
    <w:rsid w:val="003B6D29"/>
    <w:rsid w:val="003B76EC"/>
    <w:rsid w:val="003C0101"/>
    <w:rsid w:val="003C05EC"/>
    <w:rsid w:val="003C2F89"/>
    <w:rsid w:val="003C3830"/>
    <w:rsid w:val="003C4565"/>
    <w:rsid w:val="003D133F"/>
    <w:rsid w:val="003D15EC"/>
    <w:rsid w:val="003D1834"/>
    <w:rsid w:val="003D2833"/>
    <w:rsid w:val="003D4091"/>
    <w:rsid w:val="003D6299"/>
    <w:rsid w:val="003D6B2E"/>
    <w:rsid w:val="003E67F6"/>
    <w:rsid w:val="003E6D84"/>
    <w:rsid w:val="003E7FB8"/>
    <w:rsid w:val="003F0964"/>
    <w:rsid w:val="003F1A75"/>
    <w:rsid w:val="003F31DD"/>
    <w:rsid w:val="003F42A5"/>
    <w:rsid w:val="003F4E50"/>
    <w:rsid w:val="003F576D"/>
    <w:rsid w:val="003F6B1A"/>
    <w:rsid w:val="0040158B"/>
    <w:rsid w:val="00401F25"/>
    <w:rsid w:val="004043B2"/>
    <w:rsid w:val="004047EF"/>
    <w:rsid w:val="00404A89"/>
    <w:rsid w:val="00404C78"/>
    <w:rsid w:val="0040507A"/>
    <w:rsid w:val="004058A6"/>
    <w:rsid w:val="00407E9C"/>
    <w:rsid w:val="00411071"/>
    <w:rsid w:val="00411E53"/>
    <w:rsid w:val="00413E2E"/>
    <w:rsid w:val="004153D1"/>
    <w:rsid w:val="004171F9"/>
    <w:rsid w:val="0041743D"/>
    <w:rsid w:val="0042034F"/>
    <w:rsid w:val="004208DA"/>
    <w:rsid w:val="004210E7"/>
    <w:rsid w:val="004221D6"/>
    <w:rsid w:val="00422490"/>
    <w:rsid w:val="00422BC2"/>
    <w:rsid w:val="00423645"/>
    <w:rsid w:val="00425B01"/>
    <w:rsid w:val="004268E5"/>
    <w:rsid w:val="00427AE9"/>
    <w:rsid w:val="00432D58"/>
    <w:rsid w:val="004336B7"/>
    <w:rsid w:val="00435188"/>
    <w:rsid w:val="00435EF8"/>
    <w:rsid w:val="00437B73"/>
    <w:rsid w:val="0044004D"/>
    <w:rsid w:val="004444FE"/>
    <w:rsid w:val="004459C6"/>
    <w:rsid w:val="00446087"/>
    <w:rsid w:val="00446879"/>
    <w:rsid w:val="004475B6"/>
    <w:rsid w:val="00452108"/>
    <w:rsid w:val="00452826"/>
    <w:rsid w:val="004553E1"/>
    <w:rsid w:val="004557A7"/>
    <w:rsid w:val="004571FD"/>
    <w:rsid w:val="00460C37"/>
    <w:rsid w:val="00461C92"/>
    <w:rsid w:val="004637D8"/>
    <w:rsid w:val="00464015"/>
    <w:rsid w:val="00465F79"/>
    <w:rsid w:val="004668F9"/>
    <w:rsid w:val="004673D4"/>
    <w:rsid w:val="00467555"/>
    <w:rsid w:val="0047040E"/>
    <w:rsid w:val="004709B0"/>
    <w:rsid w:val="00470CF4"/>
    <w:rsid w:val="0047297C"/>
    <w:rsid w:val="00474A5D"/>
    <w:rsid w:val="00480704"/>
    <w:rsid w:val="0048254E"/>
    <w:rsid w:val="00485F4C"/>
    <w:rsid w:val="00492020"/>
    <w:rsid w:val="00492B9F"/>
    <w:rsid w:val="00492DB2"/>
    <w:rsid w:val="00492F27"/>
    <w:rsid w:val="00493802"/>
    <w:rsid w:val="00493B86"/>
    <w:rsid w:val="004952E4"/>
    <w:rsid w:val="00496929"/>
    <w:rsid w:val="00496D89"/>
    <w:rsid w:val="004A0BB5"/>
    <w:rsid w:val="004A1CBB"/>
    <w:rsid w:val="004A1F97"/>
    <w:rsid w:val="004A2727"/>
    <w:rsid w:val="004A2C04"/>
    <w:rsid w:val="004A39A7"/>
    <w:rsid w:val="004A5B53"/>
    <w:rsid w:val="004A6765"/>
    <w:rsid w:val="004B0014"/>
    <w:rsid w:val="004B08B7"/>
    <w:rsid w:val="004B2780"/>
    <w:rsid w:val="004B3B3C"/>
    <w:rsid w:val="004B4F19"/>
    <w:rsid w:val="004B59E8"/>
    <w:rsid w:val="004B6124"/>
    <w:rsid w:val="004B7016"/>
    <w:rsid w:val="004B7BE8"/>
    <w:rsid w:val="004C1A5E"/>
    <w:rsid w:val="004C6CD0"/>
    <w:rsid w:val="004C7CAE"/>
    <w:rsid w:val="004C7FD3"/>
    <w:rsid w:val="004D20F1"/>
    <w:rsid w:val="004D297F"/>
    <w:rsid w:val="004D3050"/>
    <w:rsid w:val="004D465B"/>
    <w:rsid w:val="004D4B90"/>
    <w:rsid w:val="004D7546"/>
    <w:rsid w:val="004E14F6"/>
    <w:rsid w:val="004E1800"/>
    <w:rsid w:val="004E1E87"/>
    <w:rsid w:val="004E3D87"/>
    <w:rsid w:val="004E54A1"/>
    <w:rsid w:val="004E5611"/>
    <w:rsid w:val="004E5CD1"/>
    <w:rsid w:val="004F10AE"/>
    <w:rsid w:val="004F5D11"/>
    <w:rsid w:val="004F7EC3"/>
    <w:rsid w:val="005004B0"/>
    <w:rsid w:val="005015F9"/>
    <w:rsid w:val="005024DB"/>
    <w:rsid w:val="00503A12"/>
    <w:rsid w:val="00513A71"/>
    <w:rsid w:val="005140A0"/>
    <w:rsid w:val="00514F1D"/>
    <w:rsid w:val="00515971"/>
    <w:rsid w:val="0051601E"/>
    <w:rsid w:val="0052019E"/>
    <w:rsid w:val="00522CAB"/>
    <w:rsid w:val="00522DD0"/>
    <w:rsid w:val="00523622"/>
    <w:rsid w:val="0052571D"/>
    <w:rsid w:val="005266CA"/>
    <w:rsid w:val="00526B77"/>
    <w:rsid w:val="005270A3"/>
    <w:rsid w:val="00527289"/>
    <w:rsid w:val="00527D2B"/>
    <w:rsid w:val="00527E02"/>
    <w:rsid w:val="00530B82"/>
    <w:rsid w:val="005357B0"/>
    <w:rsid w:val="005360DD"/>
    <w:rsid w:val="005369A5"/>
    <w:rsid w:val="0054178F"/>
    <w:rsid w:val="005433AD"/>
    <w:rsid w:val="00547756"/>
    <w:rsid w:val="00547CF1"/>
    <w:rsid w:val="00550FA5"/>
    <w:rsid w:val="00552D43"/>
    <w:rsid w:val="0055346F"/>
    <w:rsid w:val="005538DC"/>
    <w:rsid w:val="0055497A"/>
    <w:rsid w:val="00554A07"/>
    <w:rsid w:val="00556300"/>
    <w:rsid w:val="00556857"/>
    <w:rsid w:val="00556A11"/>
    <w:rsid w:val="005605E6"/>
    <w:rsid w:val="0056131E"/>
    <w:rsid w:val="00562C75"/>
    <w:rsid w:val="005643ED"/>
    <w:rsid w:val="005644A3"/>
    <w:rsid w:val="00564FC3"/>
    <w:rsid w:val="005655A6"/>
    <w:rsid w:val="005667C1"/>
    <w:rsid w:val="00566B4D"/>
    <w:rsid w:val="005702A1"/>
    <w:rsid w:val="00572369"/>
    <w:rsid w:val="00573593"/>
    <w:rsid w:val="005739B5"/>
    <w:rsid w:val="00574319"/>
    <w:rsid w:val="00574705"/>
    <w:rsid w:val="00575C4D"/>
    <w:rsid w:val="00576BD3"/>
    <w:rsid w:val="00576E18"/>
    <w:rsid w:val="00576FDD"/>
    <w:rsid w:val="00583076"/>
    <w:rsid w:val="0058500C"/>
    <w:rsid w:val="00586FDE"/>
    <w:rsid w:val="00587411"/>
    <w:rsid w:val="005906D6"/>
    <w:rsid w:val="005909A4"/>
    <w:rsid w:val="00591BCD"/>
    <w:rsid w:val="00594F1D"/>
    <w:rsid w:val="00595116"/>
    <w:rsid w:val="0059683B"/>
    <w:rsid w:val="00596B4B"/>
    <w:rsid w:val="005972F3"/>
    <w:rsid w:val="00597A87"/>
    <w:rsid w:val="005A0A3D"/>
    <w:rsid w:val="005A11F4"/>
    <w:rsid w:val="005A1315"/>
    <w:rsid w:val="005A1503"/>
    <w:rsid w:val="005A4E4E"/>
    <w:rsid w:val="005A57C1"/>
    <w:rsid w:val="005A6C94"/>
    <w:rsid w:val="005B1EE7"/>
    <w:rsid w:val="005B5D6C"/>
    <w:rsid w:val="005B6BF2"/>
    <w:rsid w:val="005B734A"/>
    <w:rsid w:val="005C3AA5"/>
    <w:rsid w:val="005C6279"/>
    <w:rsid w:val="005C6634"/>
    <w:rsid w:val="005C7970"/>
    <w:rsid w:val="005C798A"/>
    <w:rsid w:val="005C7C29"/>
    <w:rsid w:val="005D0024"/>
    <w:rsid w:val="005D14FC"/>
    <w:rsid w:val="005D1691"/>
    <w:rsid w:val="005D3F1E"/>
    <w:rsid w:val="005D4006"/>
    <w:rsid w:val="005D575D"/>
    <w:rsid w:val="005D613C"/>
    <w:rsid w:val="005D7A64"/>
    <w:rsid w:val="005E04F4"/>
    <w:rsid w:val="005E0F08"/>
    <w:rsid w:val="005E1A64"/>
    <w:rsid w:val="005E2328"/>
    <w:rsid w:val="005E4754"/>
    <w:rsid w:val="005E47A3"/>
    <w:rsid w:val="005E4904"/>
    <w:rsid w:val="005E5EB1"/>
    <w:rsid w:val="005F07C1"/>
    <w:rsid w:val="005F59F6"/>
    <w:rsid w:val="005F6D4A"/>
    <w:rsid w:val="00600589"/>
    <w:rsid w:val="00601CAE"/>
    <w:rsid w:val="00602B30"/>
    <w:rsid w:val="00602E3A"/>
    <w:rsid w:val="00603C0E"/>
    <w:rsid w:val="00603F1A"/>
    <w:rsid w:val="00606D98"/>
    <w:rsid w:val="0060765F"/>
    <w:rsid w:val="006120A7"/>
    <w:rsid w:val="0061353F"/>
    <w:rsid w:val="00614467"/>
    <w:rsid w:val="0061537C"/>
    <w:rsid w:val="006156EC"/>
    <w:rsid w:val="00620141"/>
    <w:rsid w:val="0062408D"/>
    <w:rsid w:val="00626F05"/>
    <w:rsid w:val="006273E0"/>
    <w:rsid w:val="00630011"/>
    <w:rsid w:val="00630022"/>
    <w:rsid w:val="006303A8"/>
    <w:rsid w:val="0063077D"/>
    <w:rsid w:val="00630842"/>
    <w:rsid w:val="0063109E"/>
    <w:rsid w:val="00631A3A"/>
    <w:rsid w:val="00632538"/>
    <w:rsid w:val="006329D4"/>
    <w:rsid w:val="00635A4A"/>
    <w:rsid w:val="00641077"/>
    <w:rsid w:val="00641A0E"/>
    <w:rsid w:val="00643D39"/>
    <w:rsid w:val="006453DC"/>
    <w:rsid w:val="00650CDE"/>
    <w:rsid w:val="0065158A"/>
    <w:rsid w:val="00652123"/>
    <w:rsid w:val="0065218D"/>
    <w:rsid w:val="00652263"/>
    <w:rsid w:val="00656A9B"/>
    <w:rsid w:val="006638D3"/>
    <w:rsid w:val="006645BD"/>
    <w:rsid w:val="00664E23"/>
    <w:rsid w:val="00665206"/>
    <w:rsid w:val="0066746A"/>
    <w:rsid w:val="00670949"/>
    <w:rsid w:val="00670BD6"/>
    <w:rsid w:val="0067164A"/>
    <w:rsid w:val="00672517"/>
    <w:rsid w:val="006745B2"/>
    <w:rsid w:val="0067785F"/>
    <w:rsid w:val="006800BA"/>
    <w:rsid w:val="00682712"/>
    <w:rsid w:val="00683672"/>
    <w:rsid w:val="00683EF2"/>
    <w:rsid w:val="0068432E"/>
    <w:rsid w:val="00685E2A"/>
    <w:rsid w:val="006861DC"/>
    <w:rsid w:val="006A0ADC"/>
    <w:rsid w:val="006A20AF"/>
    <w:rsid w:val="006A3013"/>
    <w:rsid w:val="006A3558"/>
    <w:rsid w:val="006A3805"/>
    <w:rsid w:val="006A54C9"/>
    <w:rsid w:val="006A57E0"/>
    <w:rsid w:val="006A58A3"/>
    <w:rsid w:val="006A6158"/>
    <w:rsid w:val="006A627A"/>
    <w:rsid w:val="006A77C2"/>
    <w:rsid w:val="006B06E8"/>
    <w:rsid w:val="006B1A48"/>
    <w:rsid w:val="006B202A"/>
    <w:rsid w:val="006B29C3"/>
    <w:rsid w:val="006B2C0B"/>
    <w:rsid w:val="006B69CD"/>
    <w:rsid w:val="006C0954"/>
    <w:rsid w:val="006C171C"/>
    <w:rsid w:val="006C2F0F"/>
    <w:rsid w:val="006C42D1"/>
    <w:rsid w:val="006C4DF4"/>
    <w:rsid w:val="006D0D29"/>
    <w:rsid w:val="006D1506"/>
    <w:rsid w:val="006D441F"/>
    <w:rsid w:val="006D536B"/>
    <w:rsid w:val="006D765F"/>
    <w:rsid w:val="006D7F3F"/>
    <w:rsid w:val="006E0113"/>
    <w:rsid w:val="006E5A9E"/>
    <w:rsid w:val="006F0809"/>
    <w:rsid w:val="006F6BBD"/>
    <w:rsid w:val="006F6EB5"/>
    <w:rsid w:val="00700ADD"/>
    <w:rsid w:val="007039E4"/>
    <w:rsid w:val="00703C38"/>
    <w:rsid w:val="00704D29"/>
    <w:rsid w:val="007073C5"/>
    <w:rsid w:val="00710A87"/>
    <w:rsid w:val="00711A2A"/>
    <w:rsid w:val="00713A44"/>
    <w:rsid w:val="00714D09"/>
    <w:rsid w:val="007166D0"/>
    <w:rsid w:val="00716E97"/>
    <w:rsid w:val="007174C2"/>
    <w:rsid w:val="00720977"/>
    <w:rsid w:val="0072098B"/>
    <w:rsid w:val="00722700"/>
    <w:rsid w:val="007227A9"/>
    <w:rsid w:val="00723901"/>
    <w:rsid w:val="0072431B"/>
    <w:rsid w:val="007317EB"/>
    <w:rsid w:val="00732509"/>
    <w:rsid w:val="0073622B"/>
    <w:rsid w:val="007375CB"/>
    <w:rsid w:val="0074186C"/>
    <w:rsid w:val="00741CD4"/>
    <w:rsid w:val="007533B3"/>
    <w:rsid w:val="00754F3D"/>
    <w:rsid w:val="00755AA2"/>
    <w:rsid w:val="007578FA"/>
    <w:rsid w:val="00762AEB"/>
    <w:rsid w:val="00763D58"/>
    <w:rsid w:val="00764E16"/>
    <w:rsid w:val="00767F3D"/>
    <w:rsid w:val="0077173E"/>
    <w:rsid w:val="00773A6C"/>
    <w:rsid w:val="00777565"/>
    <w:rsid w:val="007777AC"/>
    <w:rsid w:val="007819AC"/>
    <w:rsid w:val="00784D9A"/>
    <w:rsid w:val="00784F5D"/>
    <w:rsid w:val="0078519C"/>
    <w:rsid w:val="007851CA"/>
    <w:rsid w:val="0078790C"/>
    <w:rsid w:val="007952BA"/>
    <w:rsid w:val="007A0CE0"/>
    <w:rsid w:val="007A208A"/>
    <w:rsid w:val="007A5C0B"/>
    <w:rsid w:val="007A6F1E"/>
    <w:rsid w:val="007B1944"/>
    <w:rsid w:val="007B21A4"/>
    <w:rsid w:val="007B344D"/>
    <w:rsid w:val="007B63F5"/>
    <w:rsid w:val="007B64AD"/>
    <w:rsid w:val="007C2CB0"/>
    <w:rsid w:val="007C30CF"/>
    <w:rsid w:val="007C3C08"/>
    <w:rsid w:val="007C3EF9"/>
    <w:rsid w:val="007D11E1"/>
    <w:rsid w:val="007D2991"/>
    <w:rsid w:val="007D2C02"/>
    <w:rsid w:val="007D3535"/>
    <w:rsid w:val="007D384F"/>
    <w:rsid w:val="007D3C11"/>
    <w:rsid w:val="007D6D32"/>
    <w:rsid w:val="007D7289"/>
    <w:rsid w:val="007E2153"/>
    <w:rsid w:val="007E25D1"/>
    <w:rsid w:val="007E3A4F"/>
    <w:rsid w:val="007E4098"/>
    <w:rsid w:val="007E4D1B"/>
    <w:rsid w:val="007E65CD"/>
    <w:rsid w:val="007E7C39"/>
    <w:rsid w:val="007F14BA"/>
    <w:rsid w:val="007F2B53"/>
    <w:rsid w:val="007F2BA7"/>
    <w:rsid w:val="007F3D63"/>
    <w:rsid w:val="007F4713"/>
    <w:rsid w:val="00800506"/>
    <w:rsid w:val="0080157F"/>
    <w:rsid w:val="00803BA7"/>
    <w:rsid w:val="00803D9F"/>
    <w:rsid w:val="00807402"/>
    <w:rsid w:val="00810131"/>
    <w:rsid w:val="00810205"/>
    <w:rsid w:val="008104B3"/>
    <w:rsid w:val="00810EBD"/>
    <w:rsid w:val="008118F6"/>
    <w:rsid w:val="0081718B"/>
    <w:rsid w:val="00826709"/>
    <w:rsid w:val="00830CB4"/>
    <w:rsid w:val="00831649"/>
    <w:rsid w:val="00832962"/>
    <w:rsid w:val="008335DC"/>
    <w:rsid w:val="0083462F"/>
    <w:rsid w:val="008350CF"/>
    <w:rsid w:val="00835600"/>
    <w:rsid w:val="00836232"/>
    <w:rsid w:val="00837235"/>
    <w:rsid w:val="008402B0"/>
    <w:rsid w:val="00841803"/>
    <w:rsid w:val="00842376"/>
    <w:rsid w:val="008429E8"/>
    <w:rsid w:val="00842B36"/>
    <w:rsid w:val="00843CD6"/>
    <w:rsid w:val="00843D38"/>
    <w:rsid w:val="00843DAF"/>
    <w:rsid w:val="00844A53"/>
    <w:rsid w:val="00845045"/>
    <w:rsid w:val="008512A6"/>
    <w:rsid w:val="00853047"/>
    <w:rsid w:val="0085312D"/>
    <w:rsid w:val="00853E82"/>
    <w:rsid w:val="008541FC"/>
    <w:rsid w:val="00854214"/>
    <w:rsid w:val="00854A0E"/>
    <w:rsid w:val="00857860"/>
    <w:rsid w:val="00860CDD"/>
    <w:rsid w:val="00862C24"/>
    <w:rsid w:val="008630F4"/>
    <w:rsid w:val="00865600"/>
    <w:rsid w:val="00866D10"/>
    <w:rsid w:val="008710C2"/>
    <w:rsid w:val="00872EBF"/>
    <w:rsid w:val="0087574D"/>
    <w:rsid w:val="00876AEE"/>
    <w:rsid w:val="00876E17"/>
    <w:rsid w:val="008802CC"/>
    <w:rsid w:val="00880FF9"/>
    <w:rsid w:val="0088787D"/>
    <w:rsid w:val="0089324F"/>
    <w:rsid w:val="008945B3"/>
    <w:rsid w:val="008A1174"/>
    <w:rsid w:val="008A117B"/>
    <w:rsid w:val="008A1E2A"/>
    <w:rsid w:val="008A29E3"/>
    <w:rsid w:val="008A38BE"/>
    <w:rsid w:val="008A418A"/>
    <w:rsid w:val="008A4683"/>
    <w:rsid w:val="008A6A7D"/>
    <w:rsid w:val="008A6B4F"/>
    <w:rsid w:val="008A6DCF"/>
    <w:rsid w:val="008A7763"/>
    <w:rsid w:val="008B1975"/>
    <w:rsid w:val="008B4744"/>
    <w:rsid w:val="008B598E"/>
    <w:rsid w:val="008B63C6"/>
    <w:rsid w:val="008C122B"/>
    <w:rsid w:val="008C29D1"/>
    <w:rsid w:val="008C6A9C"/>
    <w:rsid w:val="008C6F95"/>
    <w:rsid w:val="008C76F7"/>
    <w:rsid w:val="008D1456"/>
    <w:rsid w:val="008D1D92"/>
    <w:rsid w:val="008D3A12"/>
    <w:rsid w:val="008D61DC"/>
    <w:rsid w:val="008D687D"/>
    <w:rsid w:val="008D7234"/>
    <w:rsid w:val="008D7AF2"/>
    <w:rsid w:val="008E1A70"/>
    <w:rsid w:val="008E2F31"/>
    <w:rsid w:val="008E32C3"/>
    <w:rsid w:val="008E46A8"/>
    <w:rsid w:val="008E6D0D"/>
    <w:rsid w:val="008F0DE9"/>
    <w:rsid w:val="008F1227"/>
    <w:rsid w:val="008F1FF9"/>
    <w:rsid w:val="008F47EA"/>
    <w:rsid w:val="008F4887"/>
    <w:rsid w:val="0090100F"/>
    <w:rsid w:val="0090111F"/>
    <w:rsid w:val="009016F6"/>
    <w:rsid w:val="00901709"/>
    <w:rsid w:val="00903927"/>
    <w:rsid w:val="00904022"/>
    <w:rsid w:val="00904716"/>
    <w:rsid w:val="00910084"/>
    <w:rsid w:val="00910146"/>
    <w:rsid w:val="00910854"/>
    <w:rsid w:val="00910D9B"/>
    <w:rsid w:val="00911176"/>
    <w:rsid w:val="0091395B"/>
    <w:rsid w:val="00914681"/>
    <w:rsid w:val="009167CA"/>
    <w:rsid w:val="009174AC"/>
    <w:rsid w:val="009175BF"/>
    <w:rsid w:val="00920DE2"/>
    <w:rsid w:val="00921647"/>
    <w:rsid w:val="00922870"/>
    <w:rsid w:val="009228D4"/>
    <w:rsid w:val="00924393"/>
    <w:rsid w:val="00926ABB"/>
    <w:rsid w:val="00926B8F"/>
    <w:rsid w:val="00927BDA"/>
    <w:rsid w:val="00930BBC"/>
    <w:rsid w:val="00930D87"/>
    <w:rsid w:val="009317E8"/>
    <w:rsid w:val="00933481"/>
    <w:rsid w:val="0093530A"/>
    <w:rsid w:val="00935576"/>
    <w:rsid w:val="00935F17"/>
    <w:rsid w:val="00937A19"/>
    <w:rsid w:val="00940321"/>
    <w:rsid w:val="00940A65"/>
    <w:rsid w:val="00941001"/>
    <w:rsid w:val="009415FB"/>
    <w:rsid w:val="00942FE2"/>
    <w:rsid w:val="00945AFF"/>
    <w:rsid w:val="0094690F"/>
    <w:rsid w:val="00946F10"/>
    <w:rsid w:val="00947CB6"/>
    <w:rsid w:val="0095078B"/>
    <w:rsid w:val="009507BC"/>
    <w:rsid w:val="009523EE"/>
    <w:rsid w:val="009529CF"/>
    <w:rsid w:val="00957E55"/>
    <w:rsid w:val="00961E09"/>
    <w:rsid w:val="00963E46"/>
    <w:rsid w:val="00964048"/>
    <w:rsid w:val="00964B81"/>
    <w:rsid w:val="00965317"/>
    <w:rsid w:val="009702AC"/>
    <w:rsid w:val="0097226B"/>
    <w:rsid w:val="009723AC"/>
    <w:rsid w:val="00974760"/>
    <w:rsid w:val="009754C9"/>
    <w:rsid w:val="00981117"/>
    <w:rsid w:val="00984A5E"/>
    <w:rsid w:val="009855AA"/>
    <w:rsid w:val="0099034B"/>
    <w:rsid w:val="00992D51"/>
    <w:rsid w:val="009938C6"/>
    <w:rsid w:val="009963D3"/>
    <w:rsid w:val="00996D5D"/>
    <w:rsid w:val="00996EF9"/>
    <w:rsid w:val="0099792F"/>
    <w:rsid w:val="009A05FE"/>
    <w:rsid w:val="009A099B"/>
    <w:rsid w:val="009A1B66"/>
    <w:rsid w:val="009A2966"/>
    <w:rsid w:val="009A2DD0"/>
    <w:rsid w:val="009A32A3"/>
    <w:rsid w:val="009A34DA"/>
    <w:rsid w:val="009A5557"/>
    <w:rsid w:val="009A6D76"/>
    <w:rsid w:val="009B02C5"/>
    <w:rsid w:val="009B2C03"/>
    <w:rsid w:val="009B2C97"/>
    <w:rsid w:val="009B370B"/>
    <w:rsid w:val="009B7652"/>
    <w:rsid w:val="009C09D7"/>
    <w:rsid w:val="009C4585"/>
    <w:rsid w:val="009C5505"/>
    <w:rsid w:val="009C60DE"/>
    <w:rsid w:val="009C6BD9"/>
    <w:rsid w:val="009C72B5"/>
    <w:rsid w:val="009C740B"/>
    <w:rsid w:val="009D027D"/>
    <w:rsid w:val="009D1EBC"/>
    <w:rsid w:val="009D36C7"/>
    <w:rsid w:val="009D3E60"/>
    <w:rsid w:val="009D43DB"/>
    <w:rsid w:val="009D4872"/>
    <w:rsid w:val="009D578A"/>
    <w:rsid w:val="009D68E5"/>
    <w:rsid w:val="009D69CF"/>
    <w:rsid w:val="009E0CE7"/>
    <w:rsid w:val="009E6268"/>
    <w:rsid w:val="009E6D69"/>
    <w:rsid w:val="009E722B"/>
    <w:rsid w:val="009E7388"/>
    <w:rsid w:val="009F0D5B"/>
    <w:rsid w:val="009F14D9"/>
    <w:rsid w:val="009F17C3"/>
    <w:rsid w:val="009F5C66"/>
    <w:rsid w:val="00A00A11"/>
    <w:rsid w:val="00A026CC"/>
    <w:rsid w:val="00A03A38"/>
    <w:rsid w:val="00A043FC"/>
    <w:rsid w:val="00A045FF"/>
    <w:rsid w:val="00A051DB"/>
    <w:rsid w:val="00A05EE7"/>
    <w:rsid w:val="00A06942"/>
    <w:rsid w:val="00A0753E"/>
    <w:rsid w:val="00A10B68"/>
    <w:rsid w:val="00A2057B"/>
    <w:rsid w:val="00A246E0"/>
    <w:rsid w:val="00A2623C"/>
    <w:rsid w:val="00A32711"/>
    <w:rsid w:val="00A351B0"/>
    <w:rsid w:val="00A356D8"/>
    <w:rsid w:val="00A359DF"/>
    <w:rsid w:val="00A4533B"/>
    <w:rsid w:val="00A45706"/>
    <w:rsid w:val="00A4593F"/>
    <w:rsid w:val="00A45FEA"/>
    <w:rsid w:val="00A54C6D"/>
    <w:rsid w:val="00A55D3C"/>
    <w:rsid w:val="00A57FD8"/>
    <w:rsid w:val="00A61DF0"/>
    <w:rsid w:val="00A638E9"/>
    <w:rsid w:val="00A646F1"/>
    <w:rsid w:val="00A71DCD"/>
    <w:rsid w:val="00A7477A"/>
    <w:rsid w:val="00A77128"/>
    <w:rsid w:val="00A77BF5"/>
    <w:rsid w:val="00A80F6A"/>
    <w:rsid w:val="00A812B5"/>
    <w:rsid w:val="00A81876"/>
    <w:rsid w:val="00A81DC5"/>
    <w:rsid w:val="00A83A15"/>
    <w:rsid w:val="00A83A59"/>
    <w:rsid w:val="00A842D0"/>
    <w:rsid w:val="00A8506C"/>
    <w:rsid w:val="00A851BC"/>
    <w:rsid w:val="00A872AA"/>
    <w:rsid w:val="00A87FD8"/>
    <w:rsid w:val="00A9006A"/>
    <w:rsid w:val="00A90AB0"/>
    <w:rsid w:val="00A915A0"/>
    <w:rsid w:val="00A92508"/>
    <w:rsid w:val="00A927F6"/>
    <w:rsid w:val="00A9692F"/>
    <w:rsid w:val="00A96A36"/>
    <w:rsid w:val="00A96B2D"/>
    <w:rsid w:val="00A97518"/>
    <w:rsid w:val="00A976C4"/>
    <w:rsid w:val="00AA04B0"/>
    <w:rsid w:val="00AA3F4B"/>
    <w:rsid w:val="00AA76CB"/>
    <w:rsid w:val="00AB39CC"/>
    <w:rsid w:val="00AB3C14"/>
    <w:rsid w:val="00AB4460"/>
    <w:rsid w:val="00AC1EF8"/>
    <w:rsid w:val="00AC3CC8"/>
    <w:rsid w:val="00AD1EDE"/>
    <w:rsid w:val="00AD2C8C"/>
    <w:rsid w:val="00AD3D65"/>
    <w:rsid w:val="00AD5DAA"/>
    <w:rsid w:val="00AE0B71"/>
    <w:rsid w:val="00AE1185"/>
    <w:rsid w:val="00AE12BF"/>
    <w:rsid w:val="00AE403B"/>
    <w:rsid w:val="00AE4944"/>
    <w:rsid w:val="00AE4A04"/>
    <w:rsid w:val="00AE4A71"/>
    <w:rsid w:val="00AE4C42"/>
    <w:rsid w:val="00AE4F8F"/>
    <w:rsid w:val="00AE689D"/>
    <w:rsid w:val="00AE6BEB"/>
    <w:rsid w:val="00AF05D6"/>
    <w:rsid w:val="00AF0AE4"/>
    <w:rsid w:val="00AF41AF"/>
    <w:rsid w:val="00AF486D"/>
    <w:rsid w:val="00B003FF"/>
    <w:rsid w:val="00B0248E"/>
    <w:rsid w:val="00B05CC2"/>
    <w:rsid w:val="00B06997"/>
    <w:rsid w:val="00B06A88"/>
    <w:rsid w:val="00B06C16"/>
    <w:rsid w:val="00B06F27"/>
    <w:rsid w:val="00B07B49"/>
    <w:rsid w:val="00B15804"/>
    <w:rsid w:val="00B1597E"/>
    <w:rsid w:val="00B15C88"/>
    <w:rsid w:val="00B15ED1"/>
    <w:rsid w:val="00B16518"/>
    <w:rsid w:val="00B17087"/>
    <w:rsid w:val="00B17C63"/>
    <w:rsid w:val="00B23041"/>
    <w:rsid w:val="00B23F8F"/>
    <w:rsid w:val="00B247EA"/>
    <w:rsid w:val="00B2572D"/>
    <w:rsid w:val="00B26D5A"/>
    <w:rsid w:val="00B26F47"/>
    <w:rsid w:val="00B27540"/>
    <w:rsid w:val="00B319F6"/>
    <w:rsid w:val="00B3570F"/>
    <w:rsid w:val="00B35A6A"/>
    <w:rsid w:val="00B40986"/>
    <w:rsid w:val="00B409BA"/>
    <w:rsid w:val="00B41697"/>
    <w:rsid w:val="00B4249E"/>
    <w:rsid w:val="00B44464"/>
    <w:rsid w:val="00B447B4"/>
    <w:rsid w:val="00B44B48"/>
    <w:rsid w:val="00B46CA0"/>
    <w:rsid w:val="00B46E2A"/>
    <w:rsid w:val="00B500B2"/>
    <w:rsid w:val="00B50318"/>
    <w:rsid w:val="00B50432"/>
    <w:rsid w:val="00B5251F"/>
    <w:rsid w:val="00B539CB"/>
    <w:rsid w:val="00B553EF"/>
    <w:rsid w:val="00B562E1"/>
    <w:rsid w:val="00B57BCA"/>
    <w:rsid w:val="00B60218"/>
    <w:rsid w:val="00B623C0"/>
    <w:rsid w:val="00B63D43"/>
    <w:rsid w:val="00B64F36"/>
    <w:rsid w:val="00B65E22"/>
    <w:rsid w:val="00B70612"/>
    <w:rsid w:val="00B71963"/>
    <w:rsid w:val="00B72471"/>
    <w:rsid w:val="00B7329C"/>
    <w:rsid w:val="00B7334E"/>
    <w:rsid w:val="00B735CF"/>
    <w:rsid w:val="00B75B49"/>
    <w:rsid w:val="00B774B3"/>
    <w:rsid w:val="00B812B6"/>
    <w:rsid w:val="00B81E58"/>
    <w:rsid w:val="00B83897"/>
    <w:rsid w:val="00B8679E"/>
    <w:rsid w:val="00B90865"/>
    <w:rsid w:val="00B916BF"/>
    <w:rsid w:val="00B91ABE"/>
    <w:rsid w:val="00B92945"/>
    <w:rsid w:val="00B94855"/>
    <w:rsid w:val="00B96315"/>
    <w:rsid w:val="00BA051A"/>
    <w:rsid w:val="00BA085B"/>
    <w:rsid w:val="00BA3BD7"/>
    <w:rsid w:val="00BA4D5C"/>
    <w:rsid w:val="00BA7787"/>
    <w:rsid w:val="00BB0480"/>
    <w:rsid w:val="00BB071B"/>
    <w:rsid w:val="00BB17AA"/>
    <w:rsid w:val="00BB35C9"/>
    <w:rsid w:val="00BB52CE"/>
    <w:rsid w:val="00BB5BC8"/>
    <w:rsid w:val="00BC04A6"/>
    <w:rsid w:val="00BC0B89"/>
    <w:rsid w:val="00BC20F1"/>
    <w:rsid w:val="00BC3312"/>
    <w:rsid w:val="00BC3BAF"/>
    <w:rsid w:val="00BC4DB6"/>
    <w:rsid w:val="00BC575D"/>
    <w:rsid w:val="00BC6F7E"/>
    <w:rsid w:val="00BC7BAB"/>
    <w:rsid w:val="00BD0C70"/>
    <w:rsid w:val="00BD24B6"/>
    <w:rsid w:val="00BD2DC3"/>
    <w:rsid w:val="00BD5204"/>
    <w:rsid w:val="00BE0A7A"/>
    <w:rsid w:val="00BE0B8A"/>
    <w:rsid w:val="00BE15A3"/>
    <w:rsid w:val="00BE331D"/>
    <w:rsid w:val="00BE3AEA"/>
    <w:rsid w:val="00BE4258"/>
    <w:rsid w:val="00BF0995"/>
    <w:rsid w:val="00BF0BFF"/>
    <w:rsid w:val="00BF1537"/>
    <w:rsid w:val="00BF4EA1"/>
    <w:rsid w:val="00BF58F2"/>
    <w:rsid w:val="00BF6039"/>
    <w:rsid w:val="00BF6088"/>
    <w:rsid w:val="00BF6311"/>
    <w:rsid w:val="00BF68F3"/>
    <w:rsid w:val="00BF7C71"/>
    <w:rsid w:val="00C01331"/>
    <w:rsid w:val="00C0246F"/>
    <w:rsid w:val="00C02B06"/>
    <w:rsid w:val="00C03EE5"/>
    <w:rsid w:val="00C05648"/>
    <w:rsid w:val="00C05978"/>
    <w:rsid w:val="00C070D2"/>
    <w:rsid w:val="00C07648"/>
    <w:rsid w:val="00C11C37"/>
    <w:rsid w:val="00C12F76"/>
    <w:rsid w:val="00C14905"/>
    <w:rsid w:val="00C16C70"/>
    <w:rsid w:val="00C26834"/>
    <w:rsid w:val="00C26EE2"/>
    <w:rsid w:val="00C274B8"/>
    <w:rsid w:val="00C30F5B"/>
    <w:rsid w:val="00C32B2D"/>
    <w:rsid w:val="00C340A9"/>
    <w:rsid w:val="00C35AD6"/>
    <w:rsid w:val="00C41A3A"/>
    <w:rsid w:val="00C4214B"/>
    <w:rsid w:val="00C43ACA"/>
    <w:rsid w:val="00C43E04"/>
    <w:rsid w:val="00C45922"/>
    <w:rsid w:val="00C45ED7"/>
    <w:rsid w:val="00C4673F"/>
    <w:rsid w:val="00C518CD"/>
    <w:rsid w:val="00C52D84"/>
    <w:rsid w:val="00C539BE"/>
    <w:rsid w:val="00C53B03"/>
    <w:rsid w:val="00C53C19"/>
    <w:rsid w:val="00C54555"/>
    <w:rsid w:val="00C5490F"/>
    <w:rsid w:val="00C559C6"/>
    <w:rsid w:val="00C55FFA"/>
    <w:rsid w:val="00C61F1F"/>
    <w:rsid w:val="00C649A3"/>
    <w:rsid w:val="00C66D43"/>
    <w:rsid w:val="00C70B6E"/>
    <w:rsid w:val="00C72497"/>
    <w:rsid w:val="00C73027"/>
    <w:rsid w:val="00C771EE"/>
    <w:rsid w:val="00C80327"/>
    <w:rsid w:val="00C81769"/>
    <w:rsid w:val="00C82A4E"/>
    <w:rsid w:val="00C8327E"/>
    <w:rsid w:val="00C83B34"/>
    <w:rsid w:val="00C83F45"/>
    <w:rsid w:val="00C847C5"/>
    <w:rsid w:val="00C87C10"/>
    <w:rsid w:val="00C906C8"/>
    <w:rsid w:val="00C94DEA"/>
    <w:rsid w:val="00C959FB"/>
    <w:rsid w:val="00C9718B"/>
    <w:rsid w:val="00C97252"/>
    <w:rsid w:val="00CA0437"/>
    <w:rsid w:val="00CA0E3D"/>
    <w:rsid w:val="00CA33BF"/>
    <w:rsid w:val="00CA3A7B"/>
    <w:rsid w:val="00CA6033"/>
    <w:rsid w:val="00CA6C6F"/>
    <w:rsid w:val="00CA7354"/>
    <w:rsid w:val="00CA79F4"/>
    <w:rsid w:val="00CB0D93"/>
    <w:rsid w:val="00CB10B8"/>
    <w:rsid w:val="00CB215C"/>
    <w:rsid w:val="00CB308E"/>
    <w:rsid w:val="00CB350F"/>
    <w:rsid w:val="00CB5ADA"/>
    <w:rsid w:val="00CB5EBD"/>
    <w:rsid w:val="00CB65F4"/>
    <w:rsid w:val="00CB6FC5"/>
    <w:rsid w:val="00CC1F5F"/>
    <w:rsid w:val="00CC29A1"/>
    <w:rsid w:val="00CC2E77"/>
    <w:rsid w:val="00CC2F16"/>
    <w:rsid w:val="00CC5135"/>
    <w:rsid w:val="00CC7E7E"/>
    <w:rsid w:val="00CD0BB7"/>
    <w:rsid w:val="00CD3F7A"/>
    <w:rsid w:val="00CD4B69"/>
    <w:rsid w:val="00CD75CD"/>
    <w:rsid w:val="00CE522C"/>
    <w:rsid w:val="00CE55E8"/>
    <w:rsid w:val="00CE6C39"/>
    <w:rsid w:val="00CF08F4"/>
    <w:rsid w:val="00CF1DA7"/>
    <w:rsid w:val="00CF2007"/>
    <w:rsid w:val="00CF4C03"/>
    <w:rsid w:val="00D027A9"/>
    <w:rsid w:val="00D0494D"/>
    <w:rsid w:val="00D04B35"/>
    <w:rsid w:val="00D05B41"/>
    <w:rsid w:val="00D05B74"/>
    <w:rsid w:val="00D07EF7"/>
    <w:rsid w:val="00D102AE"/>
    <w:rsid w:val="00D12BFB"/>
    <w:rsid w:val="00D13053"/>
    <w:rsid w:val="00D14DBD"/>
    <w:rsid w:val="00D153C7"/>
    <w:rsid w:val="00D15F84"/>
    <w:rsid w:val="00D205FA"/>
    <w:rsid w:val="00D20AA3"/>
    <w:rsid w:val="00D21E0B"/>
    <w:rsid w:val="00D23FA5"/>
    <w:rsid w:val="00D241A3"/>
    <w:rsid w:val="00D246B8"/>
    <w:rsid w:val="00D2560E"/>
    <w:rsid w:val="00D261F5"/>
    <w:rsid w:val="00D2662A"/>
    <w:rsid w:val="00D3070A"/>
    <w:rsid w:val="00D30773"/>
    <w:rsid w:val="00D30909"/>
    <w:rsid w:val="00D3141C"/>
    <w:rsid w:val="00D32289"/>
    <w:rsid w:val="00D32DFC"/>
    <w:rsid w:val="00D35DDB"/>
    <w:rsid w:val="00D36A93"/>
    <w:rsid w:val="00D44343"/>
    <w:rsid w:val="00D450EA"/>
    <w:rsid w:val="00D45BFE"/>
    <w:rsid w:val="00D46169"/>
    <w:rsid w:val="00D46EE7"/>
    <w:rsid w:val="00D50738"/>
    <w:rsid w:val="00D50B93"/>
    <w:rsid w:val="00D520B7"/>
    <w:rsid w:val="00D52995"/>
    <w:rsid w:val="00D54635"/>
    <w:rsid w:val="00D54B80"/>
    <w:rsid w:val="00D54DC9"/>
    <w:rsid w:val="00D55406"/>
    <w:rsid w:val="00D557D8"/>
    <w:rsid w:val="00D57124"/>
    <w:rsid w:val="00D57BBB"/>
    <w:rsid w:val="00D6011D"/>
    <w:rsid w:val="00D6037D"/>
    <w:rsid w:val="00D6209D"/>
    <w:rsid w:val="00D634FB"/>
    <w:rsid w:val="00D73E9D"/>
    <w:rsid w:val="00D744F0"/>
    <w:rsid w:val="00D74728"/>
    <w:rsid w:val="00D75ED8"/>
    <w:rsid w:val="00D767DA"/>
    <w:rsid w:val="00D77621"/>
    <w:rsid w:val="00D80940"/>
    <w:rsid w:val="00D83F18"/>
    <w:rsid w:val="00D841D9"/>
    <w:rsid w:val="00D8423D"/>
    <w:rsid w:val="00D931C9"/>
    <w:rsid w:val="00D93213"/>
    <w:rsid w:val="00D93E9E"/>
    <w:rsid w:val="00D94824"/>
    <w:rsid w:val="00D957A7"/>
    <w:rsid w:val="00D97E6D"/>
    <w:rsid w:val="00DA231A"/>
    <w:rsid w:val="00DA2D9B"/>
    <w:rsid w:val="00DA4D20"/>
    <w:rsid w:val="00DA5DD3"/>
    <w:rsid w:val="00DA7757"/>
    <w:rsid w:val="00DB0ADE"/>
    <w:rsid w:val="00DB3151"/>
    <w:rsid w:val="00DB3B91"/>
    <w:rsid w:val="00DB54A4"/>
    <w:rsid w:val="00DB67DA"/>
    <w:rsid w:val="00DB7978"/>
    <w:rsid w:val="00DB7A5C"/>
    <w:rsid w:val="00DC0727"/>
    <w:rsid w:val="00DC4267"/>
    <w:rsid w:val="00DC4C91"/>
    <w:rsid w:val="00DD392A"/>
    <w:rsid w:val="00DD5E7A"/>
    <w:rsid w:val="00DD7EFD"/>
    <w:rsid w:val="00DD7F43"/>
    <w:rsid w:val="00DE2977"/>
    <w:rsid w:val="00DE3739"/>
    <w:rsid w:val="00DE474A"/>
    <w:rsid w:val="00DE7E77"/>
    <w:rsid w:val="00E006AF"/>
    <w:rsid w:val="00E00D14"/>
    <w:rsid w:val="00E010C6"/>
    <w:rsid w:val="00E026E8"/>
    <w:rsid w:val="00E0499A"/>
    <w:rsid w:val="00E05426"/>
    <w:rsid w:val="00E0564D"/>
    <w:rsid w:val="00E05EFF"/>
    <w:rsid w:val="00E064A4"/>
    <w:rsid w:val="00E064CD"/>
    <w:rsid w:val="00E07C3D"/>
    <w:rsid w:val="00E07E7E"/>
    <w:rsid w:val="00E1073C"/>
    <w:rsid w:val="00E124AC"/>
    <w:rsid w:val="00E13FAD"/>
    <w:rsid w:val="00E14ECA"/>
    <w:rsid w:val="00E1755A"/>
    <w:rsid w:val="00E210AD"/>
    <w:rsid w:val="00E22A44"/>
    <w:rsid w:val="00E25692"/>
    <w:rsid w:val="00E30754"/>
    <w:rsid w:val="00E30894"/>
    <w:rsid w:val="00E32BCF"/>
    <w:rsid w:val="00E32C4D"/>
    <w:rsid w:val="00E3522F"/>
    <w:rsid w:val="00E4257D"/>
    <w:rsid w:val="00E43024"/>
    <w:rsid w:val="00E433AE"/>
    <w:rsid w:val="00E44834"/>
    <w:rsid w:val="00E44901"/>
    <w:rsid w:val="00E451D4"/>
    <w:rsid w:val="00E47AA6"/>
    <w:rsid w:val="00E50144"/>
    <w:rsid w:val="00E5057F"/>
    <w:rsid w:val="00E510E7"/>
    <w:rsid w:val="00E5526D"/>
    <w:rsid w:val="00E56625"/>
    <w:rsid w:val="00E56757"/>
    <w:rsid w:val="00E60467"/>
    <w:rsid w:val="00E61915"/>
    <w:rsid w:val="00E6225A"/>
    <w:rsid w:val="00E6499B"/>
    <w:rsid w:val="00E65FFC"/>
    <w:rsid w:val="00E66369"/>
    <w:rsid w:val="00E67381"/>
    <w:rsid w:val="00E70D09"/>
    <w:rsid w:val="00E719D1"/>
    <w:rsid w:val="00E71B06"/>
    <w:rsid w:val="00E76F5D"/>
    <w:rsid w:val="00E803EA"/>
    <w:rsid w:val="00E81B8C"/>
    <w:rsid w:val="00E82052"/>
    <w:rsid w:val="00E85CB6"/>
    <w:rsid w:val="00E91E70"/>
    <w:rsid w:val="00E93DC0"/>
    <w:rsid w:val="00E96A4B"/>
    <w:rsid w:val="00E96E6B"/>
    <w:rsid w:val="00E97026"/>
    <w:rsid w:val="00E975B3"/>
    <w:rsid w:val="00EB0C3F"/>
    <w:rsid w:val="00EB4398"/>
    <w:rsid w:val="00EB5EC3"/>
    <w:rsid w:val="00EC46B2"/>
    <w:rsid w:val="00EC5091"/>
    <w:rsid w:val="00EC56DC"/>
    <w:rsid w:val="00EC62D8"/>
    <w:rsid w:val="00EC6CFC"/>
    <w:rsid w:val="00EC7146"/>
    <w:rsid w:val="00EC7313"/>
    <w:rsid w:val="00EC77BA"/>
    <w:rsid w:val="00ED17CD"/>
    <w:rsid w:val="00ED3D5F"/>
    <w:rsid w:val="00ED58D0"/>
    <w:rsid w:val="00ED6D23"/>
    <w:rsid w:val="00EE06A5"/>
    <w:rsid w:val="00EE0FB4"/>
    <w:rsid w:val="00EE13FD"/>
    <w:rsid w:val="00EE18E7"/>
    <w:rsid w:val="00EE3E3F"/>
    <w:rsid w:val="00EE3E42"/>
    <w:rsid w:val="00EE6181"/>
    <w:rsid w:val="00EE7A24"/>
    <w:rsid w:val="00EF10E0"/>
    <w:rsid w:val="00EF33B6"/>
    <w:rsid w:val="00EF52AA"/>
    <w:rsid w:val="00EF73EA"/>
    <w:rsid w:val="00F02D6C"/>
    <w:rsid w:val="00F03A29"/>
    <w:rsid w:val="00F044A2"/>
    <w:rsid w:val="00F04A63"/>
    <w:rsid w:val="00F051F3"/>
    <w:rsid w:val="00F05999"/>
    <w:rsid w:val="00F05AA3"/>
    <w:rsid w:val="00F070D5"/>
    <w:rsid w:val="00F07A3C"/>
    <w:rsid w:val="00F12706"/>
    <w:rsid w:val="00F23522"/>
    <w:rsid w:val="00F23B5F"/>
    <w:rsid w:val="00F26095"/>
    <w:rsid w:val="00F26694"/>
    <w:rsid w:val="00F272EB"/>
    <w:rsid w:val="00F30D38"/>
    <w:rsid w:val="00F3210D"/>
    <w:rsid w:val="00F34ABB"/>
    <w:rsid w:val="00F35D90"/>
    <w:rsid w:val="00F36317"/>
    <w:rsid w:val="00F37345"/>
    <w:rsid w:val="00F406D6"/>
    <w:rsid w:val="00F41D9A"/>
    <w:rsid w:val="00F41E95"/>
    <w:rsid w:val="00F4214C"/>
    <w:rsid w:val="00F4230A"/>
    <w:rsid w:val="00F429B1"/>
    <w:rsid w:val="00F42CAE"/>
    <w:rsid w:val="00F43C82"/>
    <w:rsid w:val="00F44353"/>
    <w:rsid w:val="00F50B0A"/>
    <w:rsid w:val="00F521D7"/>
    <w:rsid w:val="00F52588"/>
    <w:rsid w:val="00F528BD"/>
    <w:rsid w:val="00F5295C"/>
    <w:rsid w:val="00F52A9B"/>
    <w:rsid w:val="00F52BDC"/>
    <w:rsid w:val="00F52FF7"/>
    <w:rsid w:val="00F5378A"/>
    <w:rsid w:val="00F60513"/>
    <w:rsid w:val="00F614FE"/>
    <w:rsid w:val="00F65235"/>
    <w:rsid w:val="00F66937"/>
    <w:rsid w:val="00F707EE"/>
    <w:rsid w:val="00F722EF"/>
    <w:rsid w:val="00F80635"/>
    <w:rsid w:val="00F80ECE"/>
    <w:rsid w:val="00F81BBC"/>
    <w:rsid w:val="00F81F6D"/>
    <w:rsid w:val="00F82D24"/>
    <w:rsid w:val="00F83163"/>
    <w:rsid w:val="00F83978"/>
    <w:rsid w:val="00F841A5"/>
    <w:rsid w:val="00F8529F"/>
    <w:rsid w:val="00F8585E"/>
    <w:rsid w:val="00F85939"/>
    <w:rsid w:val="00F874B1"/>
    <w:rsid w:val="00F87730"/>
    <w:rsid w:val="00F87983"/>
    <w:rsid w:val="00F90023"/>
    <w:rsid w:val="00F91853"/>
    <w:rsid w:val="00F92562"/>
    <w:rsid w:val="00F927B0"/>
    <w:rsid w:val="00F92F4A"/>
    <w:rsid w:val="00F93DAD"/>
    <w:rsid w:val="00F949A5"/>
    <w:rsid w:val="00F94D91"/>
    <w:rsid w:val="00FA07C5"/>
    <w:rsid w:val="00FA7DDF"/>
    <w:rsid w:val="00FB34EE"/>
    <w:rsid w:val="00FB4696"/>
    <w:rsid w:val="00FB7016"/>
    <w:rsid w:val="00FB7507"/>
    <w:rsid w:val="00FC0C45"/>
    <w:rsid w:val="00FC1190"/>
    <w:rsid w:val="00FC351C"/>
    <w:rsid w:val="00FD05C3"/>
    <w:rsid w:val="00FD243F"/>
    <w:rsid w:val="00FD2902"/>
    <w:rsid w:val="00FD50B0"/>
    <w:rsid w:val="00FD5B07"/>
    <w:rsid w:val="00FD7CBC"/>
    <w:rsid w:val="00FD7E27"/>
    <w:rsid w:val="00FE109E"/>
    <w:rsid w:val="00FE18AE"/>
    <w:rsid w:val="00FE34F4"/>
    <w:rsid w:val="00FE36C5"/>
    <w:rsid w:val="00FE54DF"/>
    <w:rsid w:val="00FE5A05"/>
    <w:rsid w:val="00FE7464"/>
    <w:rsid w:val="00FE7846"/>
    <w:rsid w:val="00FF314E"/>
    <w:rsid w:val="00FF319F"/>
    <w:rsid w:val="00FF4092"/>
    <w:rsid w:val="00FF5C6C"/>
    <w:rsid w:val="00FF6590"/>
    <w:rsid w:val="00FF6ED7"/>
    <w:rsid w:val="00FF7C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qFormat="1"/>
    <w:lsdException w:name="heading 5" w:unhideWhenUsed="0" w:qFormat="1"/>
    <w:lsdException w:name="heading 6"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w:semiHidden="0" w:unhideWhenUsed="0"/>
    <w:lsdException w:name="List Number" w:semiHidden="0" w:unhideWhenUsed="0"/>
    <w:lsdException w:name="List 4" w:semiHidden="0" w:unhideWhenUsed="0"/>
    <w:lsdException w:name="List 5" w:semiHidden="0" w:unhideWhenUsed="0"/>
    <w:lsdException w:name="Title" w:semiHidden="0" w:unhideWhenUsed="0" w:qFormat="1"/>
    <w:lsdException w:name="Subtitle"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1C6"/>
    <w:pPr>
      <w:widowControl w:val="0"/>
      <w:autoSpaceDE w:val="0"/>
      <w:autoSpaceDN w:val="0"/>
      <w:adjustRightInd w:val="0"/>
      <w:spacing w:before="120" w:after="120"/>
    </w:pPr>
    <w:rPr>
      <w:rFonts w:ascii="Arial" w:hAnsi="Arial" w:cs="Arial"/>
      <w:sz w:val="18"/>
    </w:rPr>
  </w:style>
  <w:style w:type="paragraph" w:styleId="Heading1">
    <w:name w:val="heading 1"/>
    <w:basedOn w:val="Heading2"/>
    <w:next w:val="Normal"/>
    <w:link w:val="Heading1Char"/>
    <w:qFormat/>
    <w:rsid w:val="001111C6"/>
    <w:pPr>
      <w:pageBreakBefore/>
      <w:outlineLvl w:val="0"/>
    </w:pPr>
  </w:style>
  <w:style w:type="paragraph" w:styleId="Heading2">
    <w:name w:val="heading 2"/>
    <w:basedOn w:val="Heading4"/>
    <w:next w:val="Normal"/>
    <w:link w:val="Heading2Char"/>
    <w:uiPriority w:val="9"/>
    <w:qFormat/>
    <w:rsid w:val="001111C6"/>
    <w:pPr>
      <w:outlineLvl w:val="1"/>
    </w:pPr>
    <w:rPr>
      <w:rFonts w:eastAsia="Calibri"/>
    </w:rPr>
  </w:style>
  <w:style w:type="paragraph" w:styleId="Heading3">
    <w:name w:val="heading 3"/>
    <w:basedOn w:val="Normal"/>
    <w:next w:val="Normal"/>
    <w:link w:val="Heading3Char"/>
    <w:qFormat/>
    <w:rsid w:val="001111C6"/>
    <w:pPr>
      <w:keepNext/>
      <w:widowControl/>
      <w:spacing w:before="360"/>
      <w:outlineLvl w:val="2"/>
    </w:pPr>
    <w:rPr>
      <w:rFonts w:eastAsiaTheme="majorEastAsia"/>
      <w:b/>
      <w:bCs/>
      <w:szCs w:val="18"/>
    </w:rPr>
  </w:style>
  <w:style w:type="paragraph" w:styleId="Heading4">
    <w:name w:val="heading 4"/>
    <w:basedOn w:val="Normal"/>
    <w:next w:val="Normal"/>
    <w:link w:val="Heading4Char"/>
    <w:qFormat/>
    <w:rsid w:val="001111C6"/>
    <w:pPr>
      <w:widowControl/>
      <w:outlineLvl w:val="3"/>
    </w:pPr>
    <w:rPr>
      <w:b/>
      <w:bCs/>
      <w:szCs w:val="18"/>
    </w:rPr>
  </w:style>
  <w:style w:type="paragraph" w:styleId="Heading5">
    <w:name w:val="heading 5"/>
    <w:basedOn w:val="Heading4"/>
    <w:next w:val="Normal"/>
    <w:link w:val="Heading5Char"/>
    <w:qFormat/>
    <w:rsid w:val="001111C6"/>
    <w:pPr>
      <w:outlineLvl w:val="4"/>
    </w:pPr>
    <w:rPr>
      <w:b w:val="0"/>
      <w:u w:val="single"/>
    </w:rPr>
  </w:style>
  <w:style w:type="paragraph" w:styleId="Heading6">
    <w:name w:val="heading 6"/>
    <w:basedOn w:val="Heading4"/>
    <w:next w:val="Normal"/>
    <w:link w:val="Heading6Char"/>
    <w:qFormat/>
    <w:rsid w:val="001111C6"/>
    <w:pPr>
      <w:jc w:val="right"/>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111C6"/>
    <w:rPr>
      <w:rFonts w:ascii="Arial" w:eastAsia="Calibri" w:hAnsi="Arial" w:cs="Arial"/>
      <w:b/>
      <w:bCs/>
      <w:sz w:val="18"/>
      <w:szCs w:val="18"/>
    </w:rPr>
  </w:style>
  <w:style w:type="paragraph" w:customStyle="1" w:styleId="3ELO">
    <w:name w:val="3 ELO"/>
    <w:basedOn w:val="Normal"/>
    <w:qFormat/>
    <w:rsid w:val="001111C6"/>
    <w:pPr>
      <w:numPr>
        <w:numId w:val="30"/>
      </w:numPr>
      <w:tabs>
        <w:tab w:val="left" w:pos="1151"/>
      </w:tabs>
      <w:autoSpaceDE/>
      <w:autoSpaceDN/>
      <w:adjustRightInd/>
    </w:pPr>
    <w:rPr>
      <w:rFonts w:eastAsia="Calibri"/>
    </w:rPr>
  </w:style>
  <w:style w:type="character" w:customStyle="1" w:styleId="Heading3Char">
    <w:name w:val="Heading 3 Char"/>
    <w:basedOn w:val="DefaultParagraphFont"/>
    <w:link w:val="Heading3"/>
    <w:rsid w:val="001111C6"/>
    <w:rPr>
      <w:rFonts w:ascii="Arial" w:eastAsiaTheme="majorEastAsia" w:hAnsi="Arial" w:cs="Arial"/>
      <w:b/>
      <w:bCs/>
      <w:sz w:val="18"/>
      <w:szCs w:val="18"/>
    </w:rPr>
  </w:style>
  <w:style w:type="paragraph" w:styleId="NoSpacing">
    <w:name w:val="No Spacing"/>
    <w:basedOn w:val="Normal"/>
    <w:uiPriority w:val="1"/>
    <w:qFormat/>
    <w:rsid w:val="001111C6"/>
    <w:pPr>
      <w:keepNext/>
      <w:tabs>
        <w:tab w:val="left" w:pos="2052"/>
      </w:tabs>
      <w:spacing w:before="20" w:after="20"/>
    </w:pPr>
    <w:rPr>
      <w:b/>
      <w:bCs/>
      <w:sz w:val="16"/>
      <w:szCs w:val="16"/>
      <w:u w:val="single"/>
    </w:rPr>
  </w:style>
  <w:style w:type="paragraph" w:customStyle="1" w:styleId="4LSA">
    <w:name w:val="4 LSA"/>
    <w:basedOn w:val="3ELO"/>
    <w:qFormat/>
    <w:rsid w:val="001111C6"/>
    <w:pPr>
      <w:numPr>
        <w:ilvl w:val="1"/>
      </w:numPr>
      <w:tabs>
        <w:tab w:val="left" w:pos="1413"/>
      </w:tabs>
      <w:spacing w:before="0"/>
      <w:contextualSpacing/>
    </w:pPr>
  </w:style>
  <w:style w:type="paragraph" w:customStyle="1" w:styleId="bullet1">
    <w:name w:val="bullet 1"/>
    <w:basedOn w:val="Normal"/>
    <w:qFormat/>
    <w:rsid w:val="001111C6"/>
    <w:pPr>
      <w:numPr>
        <w:numId w:val="32"/>
      </w:numPr>
    </w:pPr>
  </w:style>
  <w:style w:type="paragraph" w:customStyle="1" w:styleId="StepNumber">
    <w:name w:val="Step Number"/>
    <w:basedOn w:val="Normal"/>
    <w:rsid w:val="003651F9"/>
    <w:pPr>
      <w:widowControl/>
      <w:numPr>
        <w:numId w:val="13"/>
      </w:numPr>
      <w:autoSpaceDE/>
      <w:autoSpaceDN/>
      <w:adjustRightInd/>
      <w:spacing w:before="20" w:after="20"/>
    </w:pPr>
    <w:rPr>
      <w:rFonts w:eastAsia="Calibri" w:cs="Times New Roman"/>
      <w:szCs w:val="18"/>
    </w:rPr>
  </w:style>
  <w:style w:type="character" w:customStyle="1" w:styleId="Heading1Char">
    <w:name w:val="Heading 1 Char"/>
    <w:basedOn w:val="DefaultParagraphFont"/>
    <w:link w:val="Heading1"/>
    <w:rsid w:val="001111C6"/>
    <w:rPr>
      <w:rFonts w:ascii="Arial" w:eastAsia="Calibri" w:hAnsi="Arial" w:cs="Arial"/>
      <w:b/>
      <w:bCs/>
      <w:sz w:val="18"/>
      <w:szCs w:val="18"/>
    </w:rPr>
  </w:style>
  <w:style w:type="character" w:customStyle="1" w:styleId="Heading4Char">
    <w:name w:val="Heading 4 Char"/>
    <w:basedOn w:val="DefaultParagraphFont"/>
    <w:link w:val="Heading4"/>
    <w:rsid w:val="001111C6"/>
    <w:rPr>
      <w:rFonts w:ascii="Arial" w:hAnsi="Arial" w:cs="Arial"/>
      <w:b/>
      <w:bCs/>
      <w:sz w:val="18"/>
      <w:szCs w:val="18"/>
    </w:rPr>
  </w:style>
  <w:style w:type="paragraph" w:customStyle="1" w:styleId="MOI">
    <w:name w:val="MOI"/>
    <w:basedOn w:val="Normal"/>
    <w:qFormat/>
    <w:rsid w:val="001111C6"/>
    <w:pPr>
      <w:tabs>
        <w:tab w:val="left" w:pos="2682"/>
      </w:tabs>
      <w:contextualSpacing/>
    </w:pPr>
  </w:style>
  <w:style w:type="paragraph" w:customStyle="1" w:styleId="Tablecell">
    <w:name w:val="Table cell"/>
    <w:basedOn w:val="Normal"/>
    <w:qFormat/>
    <w:rsid w:val="001111C6"/>
    <w:pPr>
      <w:framePr w:hSpace="180" w:wrap="around" w:vAnchor="text" w:hAnchor="text" w:y="1"/>
      <w:spacing w:before="20" w:after="20"/>
      <w:suppressOverlap/>
    </w:pPr>
    <w:rPr>
      <w:bCs/>
      <w:szCs w:val="18"/>
    </w:rPr>
  </w:style>
  <w:style w:type="paragraph" w:customStyle="1" w:styleId="StepNumbersub">
    <w:name w:val="Step Number (sub)"/>
    <w:basedOn w:val="Normal"/>
    <w:rsid w:val="003651F9"/>
    <w:pPr>
      <w:widowControl/>
      <w:numPr>
        <w:ilvl w:val="1"/>
        <w:numId w:val="14"/>
      </w:numPr>
      <w:autoSpaceDE/>
      <w:autoSpaceDN/>
      <w:adjustRightInd/>
      <w:spacing w:before="60" w:after="60"/>
    </w:pPr>
    <w:rPr>
      <w:rFonts w:eastAsia="Calibri" w:cs="Times New Roman"/>
      <w:szCs w:val="18"/>
    </w:rPr>
  </w:style>
  <w:style w:type="paragraph" w:customStyle="1" w:styleId="bullet2">
    <w:name w:val="bullet 2"/>
    <w:basedOn w:val="bullet1"/>
    <w:qFormat/>
    <w:rsid w:val="001111C6"/>
    <w:pPr>
      <w:numPr>
        <w:ilvl w:val="1"/>
      </w:numPr>
      <w:contextualSpacing/>
    </w:pPr>
  </w:style>
  <w:style w:type="character" w:styleId="Hyperlink">
    <w:name w:val="Hyperlink"/>
    <w:basedOn w:val="DefaultParagraphFont"/>
    <w:uiPriority w:val="99"/>
    <w:semiHidden/>
    <w:rsid w:val="006638D3"/>
    <w:rPr>
      <w:color w:val="0000FF" w:themeColor="hyperlink"/>
      <w:u w:val="single"/>
    </w:rPr>
  </w:style>
  <w:style w:type="paragraph" w:customStyle="1" w:styleId="StepResult">
    <w:name w:val="Step Result"/>
    <w:basedOn w:val="Normal"/>
    <w:next w:val="StepNumber"/>
    <w:rsid w:val="003651F9"/>
    <w:pPr>
      <w:widowControl/>
      <w:numPr>
        <w:ilvl w:val="1"/>
        <w:numId w:val="15"/>
      </w:numPr>
      <w:autoSpaceDE/>
      <w:autoSpaceDN/>
      <w:adjustRightInd/>
      <w:spacing w:before="20" w:after="20"/>
    </w:pPr>
    <w:rPr>
      <w:rFonts w:eastAsia="Calibri" w:cs="Times New Roman"/>
      <w:i/>
      <w:iCs/>
      <w:szCs w:val="18"/>
    </w:rPr>
  </w:style>
  <w:style w:type="character" w:customStyle="1" w:styleId="Heading5Char">
    <w:name w:val="Heading 5 Char"/>
    <w:basedOn w:val="DefaultParagraphFont"/>
    <w:link w:val="Heading5"/>
    <w:rsid w:val="001111C6"/>
    <w:rPr>
      <w:rFonts w:ascii="Arial" w:hAnsi="Arial" w:cs="Arial"/>
      <w:bCs/>
      <w:sz w:val="18"/>
      <w:szCs w:val="18"/>
      <w:u w:val="single"/>
    </w:rPr>
  </w:style>
  <w:style w:type="paragraph" w:customStyle="1" w:styleId="Questions">
    <w:name w:val="Questions"/>
    <w:basedOn w:val="Normal"/>
    <w:qFormat/>
    <w:rsid w:val="001111C6"/>
    <w:pPr>
      <w:widowControl/>
      <w:spacing w:before="240"/>
    </w:pPr>
    <w:rPr>
      <w:szCs w:val="18"/>
    </w:rPr>
  </w:style>
  <w:style w:type="paragraph" w:styleId="ListParagraph">
    <w:name w:val="List Paragraph"/>
    <w:basedOn w:val="Normal"/>
    <w:uiPriority w:val="34"/>
    <w:semiHidden/>
    <w:qFormat/>
    <w:rsid w:val="001111C6"/>
    <w:pPr>
      <w:ind w:left="720"/>
      <w:contextualSpacing/>
    </w:pPr>
  </w:style>
  <w:style w:type="character" w:customStyle="1" w:styleId="Heading6Char">
    <w:name w:val="Heading 6 Char"/>
    <w:basedOn w:val="DefaultParagraphFont"/>
    <w:link w:val="Heading6"/>
    <w:rsid w:val="001111C6"/>
    <w:rPr>
      <w:rFonts w:ascii="Arial" w:hAnsi="Arial" w:cs="Arial"/>
      <w:b/>
      <w:bCs/>
      <w:sz w:val="18"/>
      <w:szCs w:val="18"/>
    </w:rPr>
  </w:style>
  <w:style w:type="character" w:styleId="Strong">
    <w:name w:val="Strong"/>
    <w:basedOn w:val="DefaultParagraphFont"/>
    <w:uiPriority w:val="22"/>
    <w:semiHidden/>
    <w:qFormat/>
    <w:rsid w:val="001111C6"/>
    <w:rPr>
      <w:b/>
      <w:bCs/>
    </w:rPr>
  </w:style>
  <w:style w:type="paragraph" w:styleId="TOCHeading">
    <w:name w:val="TOC Heading"/>
    <w:basedOn w:val="Heading1"/>
    <w:next w:val="Normal"/>
    <w:uiPriority w:val="39"/>
    <w:semiHidden/>
    <w:unhideWhenUsed/>
    <w:qFormat/>
    <w:rsid w:val="001111C6"/>
    <w:pPr>
      <w:keepNext/>
      <w:keepLines/>
      <w:widowControl w:val="0"/>
      <w:spacing w:before="480" w:after="0"/>
      <w:outlineLvl w:val="9"/>
    </w:pPr>
    <w:rPr>
      <w:rFonts w:asciiTheme="majorHAnsi" w:hAnsiTheme="majorHAnsi" w:cstheme="majorBidi"/>
      <w:bCs w:val="0"/>
      <w:color w:val="365F91" w:themeColor="accent1" w:themeShade="BF"/>
      <w:sz w:val="28"/>
      <w:szCs w:val="28"/>
    </w:rPr>
  </w:style>
  <w:style w:type="paragraph" w:customStyle="1" w:styleId="Note">
    <w:name w:val="Note"/>
    <w:basedOn w:val="Heading4"/>
    <w:qFormat/>
    <w:rsid w:val="001111C6"/>
    <w:pPr>
      <w:jc w:val="right"/>
    </w:pPr>
  </w:style>
  <w:style w:type="table" w:customStyle="1" w:styleId="Jeff">
    <w:name w:val="Jeff"/>
    <w:basedOn w:val="TableNormal"/>
    <w:uiPriority w:val="99"/>
    <w:qFormat/>
    <w:rsid w:val="00AE4A71"/>
    <w:rPr>
      <w:rFonts w:ascii="Calibri" w:eastAsia="Calibri" w:hAnsi="Calibri"/>
      <w:sz w:val="24"/>
    </w:rPr>
    <w:tblPr>
      <w:tblInd w:w="0" w:type="dxa"/>
      <w:tblCellMar>
        <w:top w:w="115" w:type="dxa"/>
        <w:left w:w="115" w:type="dxa"/>
        <w:bottom w:w="115" w:type="dxa"/>
        <w:right w:w="115" w:type="dxa"/>
      </w:tblCellMar>
    </w:tblPr>
    <w:trPr>
      <w:cantSplit/>
      <w:tblHeader/>
    </w:trPr>
  </w:style>
  <w:style w:type="paragraph" w:styleId="BalloonText">
    <w:name w:val="Balloon Text"/>
    <w:basedOn w:val="Normal"/>
    <w:link w:val="BalloonTextChar"/>
    <w:semiHidden/>
    <w:unhideWhenUsed/>
    <w:rsid w:val="00E010C6"/>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sid w:val="00E010C6"/>
    <w:rPr>
      <w:rFonts w:ascii="Tahoma" w:hAnsi="Tahoma" w:cs="Tahoma"/>
      <w:sz w:val="16"/>
      <w:szCs w:val="16"/>
    </w:rPr>
  </w:style>
  <w:style w:type="paragraph" w:customStyle="1" w:styleId="Screen">
    <w:name w:val="Screen"/>
    <w:basedOn w:val="Normal"/>
    <w:qFormat/>
    <w:rsid w:val="00F90023"/>
    <w:pPr>
      <w:widowControl/>
      <w:numPr>
        <w:numId w:val="37"/>
      </w:numPr>
      <w:autoSpaceDE/>
      <w:autoSpaceDN/>
      <w:adjustRightInd/>
      <w:spacing w:before="0" w:after="200" w:line="276" w:lineRule="auto"/>
      <w:ind w:left="18" w:firstLine="0"/>
    </w:pPr>
    <w:rPr>
      <w:rFonts w:asciiTheme="minorHAnsi" w:eastAsiaTheme="minorHAnsi" w:hAnsiTheme="minorHAnsi" w:cstheme="minorBidi"/>
      <w:b/>
      <w:sz w:val="28"/>
      <w:szCs w:val="22"/>
    </w:rPr>
  </w:style>
  <w:style w:type="character" w:styleId="CommentReference">
    <w:name w:val="annotation reference"/>
    <w:basedOn w:val="DefaultParagraphFont"/>
    <w:semiHidden/>
    <w:unhideWhenUsed/>
    <w:rsid w:val="00C26834"/>
    <w:rPr>
      <w:sz w:val="16"/>
      <w:szCs w:val="16"/>
    </w:rPr>
  </w:style>
  <w:style w:type="paragraph" w:styleId="CommentText">
    <w:name w:val="annotation text"/>
    <w:basedOn w:val="Normal"/>
    <w:link w:val="CommentTextChar"/>
    <w:semiHidden/>
    <w:unhideWhenUsed/>
    <w:rsid w:val="00C26834"/>
    <w:rPr>
      <w:sz w:val="20"/>
    </w:rPr>
  </w:style>
  <w:style w:type="character" w:customStyle="1" w:styleId="CommentTextChar">
    <w:name w:val="Comment Text Char"/>
    <w:basedOn w:val="DefaultParagraphFont"/>
    <w:link w:val="CommentText"/>
    <w:semiHidden/>
    <w:rsid w:val="00C26834"/>
    <w:rPr>
      <w:rFonts w:ascii="Arial" w:hAnsi="Arial" w:cs="Arial"/>
    </w:rPr>
  </w:style>
  <w:style w:type="paragraph" w:styleId="CommentSubject">
    <w:name w:val="annotation subject"/>
    <w:basedOn w:val="CommentText"/>
    <w:next w:val="CommentText"/>
    <w:link w:val="CommentSubjectChar"/>
    <w:semiHidden/>
    <w:unhideWhenUsed/>
    <w:rsid w:val="00C26834"/>
    <w:rPr>
      <w:b/>
      <w:bCs/>
    </w:rPr>
  </w:style>
  <w:style w:type="character" w:customStyle="1" w:styleId="CommentSubjectChar">
    <w:name w:val="Comment Subject Char"/>
    <w:basedOn w:val="CommentTextChar"/>
    <w:link w:val="CommentSubject"/>
    <w:semiHidden/>
    <w:rsid w:val="00C26834"/>
    <w:rPr>
      <w:rFonts w:ascii="Arial" w:hAnsi="Arial" w:cs="Arial"/>
      <w:b/>
      <w:bCs/>
    </w:rPr>
  </w:style>
  <w:style w:type="paragraph" w:styleId="Revision">
    <w:name w:val="Revision"/>
    <w:hidden/>
    <w:uiPriority w:val="99"/>
    <w:semiHidden/>
    <w:rsid w:val="00650CDE"/>
    <w:rPr>
      <w:rFonts w:ascii="Arial" w:hAnsi="Arial" w:cs="Arial"/>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226305">
      <w:bodyDiv w:val="1"/>
      <w:marLeft w:val="0"/>
      <w:marRight w:val="0"/>
      <w:marTop w:val="0"/>
      <w:marBottom w:val="0"/>
      <w:divBdr>
        <w:top w:val="none" w:sz="0" w:space="0" w:color="auto"/>
        <w:left w:val="none" w:sz="0" w:space="0" w:color="auto"/>
        <w:bottom w:val="none" w:sz="0" w:space="0" w:color="auto"/>
        <w:right w:val="none" w:sz="0" w:space="0" w:color="auto"/>
      </w:divBdr>
      <w:divsChild>
        <w:div w:id="532379456">
          <w:marLeft w:val="0"/>
          <w:marRight w:val="0"/>
          <w:marTop w:val="0"/>
          <w:marBottom w:val="360"/>
          <w:divBdr>
            <w:top w:val="single" w:sz="18" w:space="0" w:color="FF3300"/>
            <w:left w:val="none" w:sz="0" w:space="0" w:color="auto"/>
            <w:bottom w:val="none" w:sz="0" w:space="0" w:color="auto"/>
            <w:right w:val="none" w:sz="0" w:space="0" w:color="auto"/>
          </w:divBdr>
          <w:divsChild>
            <w:div w:id="878784593">
              <w:marLeft w:val="0"/>
              <w:marRight w:val="0"/>
              <w:marTop w:val="0"/>
              <w:marBottom w:val="0"/>
              <w:divBdr>
                <w:top w:val="none" w:sz="0" w:space="0" w:color="auto"/>
                <w:left w:val="none" w:sz="0" w:space="0" w:color="auto"/>
                <w:bottom w:val="none" w:sz="0" w:space="0" w:color="auto"/>
                <w:right w:val="none" w:sz="0" w:space="0" w:color="auto"/>
              </w:divBdr>
              <w:divsChild>
                <w:div w:id="1138451551">
                  <w:marLeft w:val="0"/>
                  <w:marRight w:val="-5040"/>
                  <w:marTop w:val="0"/>
                  <w:marBottom w:val="0"/>
                  <w:divBdr>
                    <w:top w:val="none" w:sz="0" w:space="0" w:color="auto"/>
                    <w:left w:val="none" w:sz="0" w:space="0" w:color="auto"/>
                    <w:bottom w:val="none" w:sz="0" w:space="0" w:color="auto"/>
                    <w:right w:val="none" w:sz="0" w:space="0" w:color="auto"/>
                  </w:divBdr>
                  <w:divsChild>
                    <w:div w:id="1769082873">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20474133">
      <w:bodyDiv w:val="1"/>
      <w:marLeft w:val="0"/>
      <w:marRight w:val="0"/>
      <w:marTop w:val="0"/>
      <w:marBottom w:val="0"/>
      <w:divBdr>
        <w:top w:val="none" w:sz="0" w:space="0" w:color="auto"/>
        <w:left w:val="none" w:sz="0" w:space="0" w:color="auto"/>
        <w:bottom w:val="none" w:sz="0" w:space="0" w:color="auto"/>
        <w:right w:val="none" w:sz="0" w:space="0" w:color="auto"/>
      </w:divBdr>
      <w:divsChild>
        <w:div w:id="1798062328">
          <w:marLeft w:val="0"/>
          <w:marRight w:val="0"/>
          <w:marTop w:val="0"/>
          <w:marBottom w:val="0"/>
          <w:divBdr>
            <w:top w:val="none" w:sz="0" w:space="0" w:color="auto"/>
            <w:left w:val="none" w:sz="0" w:space="0" w:color="auto"/>
            <w:bottom w:val="none" w:sz="0" w:space="0" w:color="auto"/>
            <w:right w:val="none" w:sz="0" w:space="0" w:color="auto"/>
          </w:divBdr>
          <w:divsChild>
            <w:div w:id="83694453">
              <w:marLeft w:val="4383"/>
              <w:marRight w:val="0"/>
              <w:marTop w:val="2630"/>
              <w:marBottom w:val="0"/>
              <w:divBdr>
                <w:top w:val="none" w:sz="0" w:space="0" w:color="auto"/>
                <w:left w:val="none" w:sz="0" w:space="0" w:color="auto"/>
                <w:bottom w:val="none" w:sz="0" w:space="0" w:color="auto"/>
                <w:right w:val="none" w:sz="0" w:space="0" w:color="auto"/>
              </w:divBdr>
            </w:div>
          </w:divsChild>
        </w:div>
      </w:divsChild>
    </w:div>
    <w:div w:id="40639173">
      <w:bodyDiv w:val="1"/>
      <w:marLeft w:val="0"/>
      <w:marRight w:val="0"/>
      <w:marTop w:val="0"/>
      <w:marBottom w:val="0"/>
      <w:divBdr>
        <w:top w:val="none" w:sz="0" w:space="0" w:color="auto"/>
        <w:left w:val="none" w:sz="0" w:space="0" w:color="auto"/>
        <w:bottom w:val="none" w:sz="0" w:space="0" w:color="auto"/>
        <w:right w:val="none" w:sz="0" w:space="0" w:color="auto"/>
      </w:divBdr>
      <w:divsChild>
        <w:div w:id="264928572">
          <w:marLeft w:val="0"/>
          <w:marRight w:val="0"/>
          <w:marTop w:val="0"/>
          <w:marBottom w:val="0"/>
          <w:divBdr>
            <w:top w:val="none" w:sz="0" w:space="0" w:color="auto"/>
            <w:left w:val="none" w:sz="0" w:space="0" w:color="auto"/>
            <w:bottom w:val="none" w:sz="0" w:space="0" w:color="auto"/>
            <w:right w:val="none" w:sz="0" w:space="0" w:color="auto"/>
          </w:divBdr>
          <w:divsChild>
            <w:div w:id="1840386597">
              <w:marLeft w:val="4383"/>
              <w:marRight w:val="0"/>
              <w:marTop w:val="939"/>
              <w:marBottom w:val="1916"/>
              <w:divBdr>
                <w:top w:val="none" w:sz="0" w:space="0" w:color="auto"/>
                <w:left w:val="none" w:sz="0" w:space="0" w:color="auto"/>
                <w:bottom w:val="none" w:sz="0" w:space="0" w:color="auto"/>
                <w:right w:val="none" w:sz="0" w:space="0" w:color="auto"/>
              </w:divBdr>
            </w:div>
          </w:divsChild>
        </w:div>
      </w:divsChild>
    </w:div>
    <w:div w:id="68889930">
      <w:bodyDiv w:val="1"/>
      <w:marLeft w:val="0"/>
      <w:marRight w:val="0"/>
      <w:marTop w:val="0"/>
      <w:marBottom w:val="0"/>
      <w:divBdr>
        <w:top w:val="none" w:sz="0" w:space="0" w:color="auto"/>
        <w:left w:val="none" w:sz="0" w:space="0" w:color="auto"/>
        <w:bottom w:val="none" w:sz="0" w:space="0" w:color="auto"/>
        <w:right w:val="none" w:sz="0" w:space="0" w:color="auto"/>
      </w:divBdr>
    </w:div>
    <w:div w:id="72818101">
      <w:bodyDiv w:val="1"/>
      <w:marLeft w:val="0"/>
      <w:marRight w:val="0"/>
      <w:marTop w:val="0"/>
      <w:marBottom w:val="0"/>
      <w:divBdr>
        <w:top w:val="none" w:sz="0" w:space="0" w:color="auto"/>
        <w:left w:val="none" w:sz="0" w:space="0" w:color="auto"/>
        <w:bottom w:val="none" w:sz="0" w:space="0" w:color="auto"/>
        <w:right w:val="none" w:sz="0" w:space="0" w:color="auto"/>
      </w:divBdr>
      <w:divsChild>
        <w:div w:id="2077895603">
          <w:marLeft w:val="0"/>
          <w:marRight w:val="0"/>
          <w:marTop w:val="0"/>
          <w:marBottom w:val="0"/>
          <w:divBdr>
            <w:top w:val="none" w:sz="0" w:space="0" w:color="auto"/>
            <w:left w:val="none" w:sz="0" w:space="0" w:color="auto"/>
            <w:bottom w:val="none" w:sz="0" w:space="0" w:color="auto"/>
            <w:right w:val="none" w:sz="0" w:space="0" w:color="auto"/>
          </w:divBdr>
          <w:divsChild>
            <w:div w:id="886141786">
              <w:marLeft w:val="4383"/>
              <w:marRight w:val="0"/>
              <w:marTop w:val="2630"/>
              <w:marBottom w:val="0"/>
              <w:divBdr>
                <w:top w:val="none" w:sz="0" w:space="0" w:color="auto"/>
                <w:left w:val="none" w:sz="0" w:space="0" w:color="auto"/>
                <w:bottom w:val="none" w:sz="0" w:space="0" w:color="auto"/>
                <w:right w:val="none" w:sz="0" w:space="0" w:color="auto"/>
              </w:divBdr>
            </w:div>
          </w:divsChild>
        </w:div>
      </w:divsChild>
    </w:div>
    <w:div w:id="96100376">
      <w:bodyDiv w:val="1"/>
      <w:marLeft w:val="0"/>
      <w:marRight w:val="0"/>
      <w:marTop w:val="0"/>
      <w:marBottom w:val="0"/>
      <w:divBdr>
        <w:top w:val="none" w:sz="0" w:space="0" w:color="auto"/>
        <w:left w:val="none" w:sz="0" w:space="0" w:color="auto"/>
        <w:bottom w:val="none" w:sz="0" w:space="0" w:color="auto"/>
        <w:right w:val="none" w:sz="0" w:space="0" w:color="auto"/>
      </w:divBdr>
      <w:divsChild>
        <w:div w:id="250090044">
          <w:marLeft w:val="0"/>
          <w:marRight w:val="0"/>
          <w:marTop w:val="0"/>
          <w:marBottom w:val="0"/>
          <w:divBdr>
            <w:top w:val="none" w:sz="0" w:space="0" w:color="auto"/>
            <w:left w:val="none" w:sz="0" w:space="0" w:color="auto"/>
            <w:bottom w:val="none" w:sz="0" w:space="0" w:color="auto"/>
            <w:right w:val="none" w:sz="0" w:space="0" w:color="auto"/>
          </w:divBdr>
          <w:divsChild>
            <w:div w:id="637877586">
              <w:marLeft w:val="4383"/>
              <w:marRight w:val="0"/>
              <w:marTop w:val="2630"/>
              <w:marBottom w:val="0"/>
              <w:divBdr>
                <w:top w:val="none" w:sz="0" w:space="0" w:color="auto"/>
                <w:left w:val="none" w:sz="0" w:space="0" w:color="auto"/>
                <w:bottom w:val="none" w:sz="0" w:space="0" w:color="auto"/>
                <w:right w:val="none" w:sz="0" w:space="0" w:color="auto"/>
              </w:divBdr>
            </w:div>
          </w:divsChild>
        </w:div>
      </w:divsChild>
    </w:div>
    <w:div w:id="141240527">
      <w:bodyDiv w:val="1"/>
      <w:marLeft w:val="0"/>
      <w:marRight w:val="0"/>
      <w:marTop w:val="0"/>
      <w:marBottom w:val="0"/>
      <w:divBdr>
        <w:top w:val="none" w:sz="0" w:space="0" w:color="auto"/>
        <w:left w:val="none" w:sz="0" w:space="0" w:color="auto"/>
        <w:bottom w:val="none" w:sz="0" w:space="0" w:color="auto"/>
        <w:right w:val="none" w:sz="0" w:space="0" w:color="auto"/>
      </w:divBdr>
    </w:div>
    <w:div w:id="174925308">
      <w:bodyDiv w:val="1"/>
      <w:marLeft w:val="0"/>
      <w:marRight w:val="0"/>
      <w:marTop w:val="0"/>
      <w:marBottom w:val="0"/>
      <w:divBdr>
        <w:top w:val="none" w:sz="0" w:space="0" w:color="auto"/>
        <w:left w:val="none" w:sz="0" w:space="0" w:color="auto"/>
        <w:bottom w:val="none" w:sz="0" w:space="0" w:color="auto"/>
        <w:right w:val="none" w:sz="0" w:space="0" w:color="auto"/>
      </w:divBdr>
      <w:divsChild>
        <w:div w:id="1314334242">
          <w:marLeft w:val="0"/>
          <w:marRight w:val="0"/>
          <w:marTop w:val="0"/>
          <w:marBottom w:val="0"/>
          <w:divBdr>
            <w:top w:val="none" w:sz="0" w:space="0" w:color="auto"/>
            <w:left w:val="none" w:sz="0" w:space="0" w:color="auto"/>
            <w:bottom w:val="none" w:sz="0" w:space="0" w:color="auto"/>
            <w:right w:val="none" w:sz="0" w:space="0" w:color="auto"/>
          </w:divBdr>
          <w:divsChild>
            <w:div w:id="871310934">
              <w:marLeft w:val="301"/>
              <w:marRight w:val="0"/>
              <w:marTop w:val="0"/>
              <w:marBottom w:val="0"/>
              <w:divBdr>
                <w:top w:val="none" w:sz="0" w:space="0" w:color="auto"/>
                <w:left w:val="none" w:sz="0" w:space="0" w:color="auto"/>
                <w:bottom w:val="none" w:sz="0" w:space="0" w:color="auto"/>
                <w:right w:val="none" w:sz="0" w:space="0" w:color="auto"/>
              </w:divBdr>
              <w:divsChild>
                <w:div w:id="1823813410">
                  <w:marLeft w:val="0"/>
                  <w:marRight w:val="0"/>
                  <w:marTop w:val="0"/>
                  <w:marBottom w:val="0"/>
                  <w:divBdr>
                    <w:top w:val="none" w:sz="0" w:space="0" w:color="auto"/>
                    <w:left w:val="none" w:sz="0" w:space="0" w:color="auto"/>
                    <w:bottom w:val="none" w:sz="0" w:space="0" w:color="auto"/>
                    <w:right w:val="none" w:sz="0" w:space="0" w:color="auto"/>
                  </w:divBdr>
                  <w:divsChild>
                    <w:div w:id="97734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21513">
      <w:bodyDiv w:val="1"/>
      <w:marLeft w:val="0"/>
      <w:marRight w:val="0"/>
      <w:marTop w:val="0"/>
      <w:marBottom w:val="0"/>
      <w:divBdr>
        <w:top w:val="none" w:sz="0" w:space="0" w:color="auto"/>
        <w:left w:val="none" w:sz="0" w:space="0" w:color="auto"/>
        <w:bottom w:val="none" w:sz="0" w:space="0" w:color="auto"/>
        <w:right w:val="none" w:sz="0" w:space="0" w:color="auto"/>
      </w:divBdr>
      <w:divsChild>
        <w:div w:id="1873491782">
          <w:marLeft w:val="0"/>
          <w:marRight w:val="0"/>
          <w:marTop w:val="0"/>
          <w:marBottom w:val="360"/>
          <w:divBdr>
            <w:top w:val="single" w:sz="18" w:space="0" w:color="FF3300"/>
            <w:left w:val="none" w:sz="0" w:space="0" w:color="auto"/>
            <w:bottom w:val="none" w:sz="0" w:space="0" w:color="auto"/>
            <w:right w:val="none" w:sz="0" w:space="0" w:color="auto"/>
          </w:divBdr>
          <w:divsChild>
            <w:div w:id="812407203">
              <w:marLeft w:val="0"/>
              <w:marRight w:val="0"/>
              <w:marTop w:val="0"/>
              <w:marBottom w:val="0"/>
              <w:divBdr>
                <w:top w:val="none" w:sz="0" w:space="0" w:color="auto"/>
                <w:left w:val="none" w:sz="0" w:space="0" w:color="auto"/>
                <w:bottom w:val="none" w:sz="0" w:space="0" w:color="auto"/>
                <w:right w:val="none" w:sz="0" w:space="0" w:color="auto"/>
              </w:divBdr>
              <w:divsChild>
                <w:div w:id="328214699">
                  <w:marLeft w:val="0"/>
                  <w:marRight w:val="-5040"/>
                  <w:marTop w:val="0"/>
                  <w:marBottom w:val="0"/>
                  <w:divBdr>
                    <w:top w:val="none" w:sz="0" w:space="0" w:color="auto"/>
                    <w:left w:val="none" w:sz="0" w:space="0" w:color="auto"/>
                    <w:bottom w:val="none" w:sz="0" w:space="0" w:color="auto"/>
                    <w:right w:val="none" w:sz="0" w:space="0" w:color="auto"/>
                  </w:divBdr>
                  <w:divsChild>
                    <w:div w:id="1426266945">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247661882">
      <w:bodyDiv w:val="1"/>
      <w:marLeft w:val="0"/>
      <w:marRight w:val="0"/>
      <w:marTop w:val="0"/>
      <w:marBottom w:val="0"/>
      <w:divBdr>
        <w:top w:val="none" w:sz="0" w:space="0" w:color="auto"/>
        <w:left w:val="none" w:sz="0" w:space="0" w:color="auto"/>
        <w:bottom w:val="none" w:sz="0" w:space="0" w:color="auto"/>
        <w:right w:val="none" w:sz="0" w:space="0" w:color="auto"/>
      </w:divBdr>
    </w:div>
    <w:div w:id="308485114">
      <w:bodyDiv w:val="1"/>
      <w:marLeft w:val="0"/>
      <w:marRight w:val="0"/>
      <w:marTop w:val="0"/>
      <w:marBottom w:val="0"/>
      <w:divBdr>
        <w:top w:val="none" w:sz="0" w:space="0" w:color="auto"/>
        <w:left w:val="none" w:sz="0" w:space="0" w:color="auto"/>
        <w:bottom w:val="none" w:sz="0" w:space="0" w:color="auto"/>
        <w:right w:val="none" w:sz="0" w:space="0" w:color="auto"/>
      </w:divBdr>
      <w:divsChild>
        <w:div w:id="1113793525">
          <w:marLeft w:val="547"/>
          <w:marRight w:val="0"/>
          <w:marTop w:val="0"/>
          <w:marBottom w:val="0"/>
          <w:divBdr>
            <w:top w:val="none" w:sz="0" w:space="0" w:color="auto"/>
            <w:left w:val="none" w:sz="0" w:space="0" w:color="auto"/>
            <w:bottom w:val="none" w:sz="0" w:space="0" w:color="auto"/>
            <w:right w:val="none" w:sz="0" w:space="0" w:color="auto"/>
          </w:divBdr>
        </w:div>
      </w:divsChild>
    </w:div>
    <w:div w:id="320693778">
      <w:bodyDiv w:val="1"/>
      <w:marLeft w:val="0"/>
      <w:marRight w:val="0"/>
      <w:marTop w:val="0"/>
      <w:marBottom w:val="0"/>
      <w:divBdr>
        <w:top w:val="none" w:sz="0" w:space="0" w:color="auto"/>
        <w:left w:val="none" w:sz="0" w:space="0" w:color="auto"/>
        <w:bottom w:val="none" w:sz="0" w:space="0" w:color="auto"/>
        <w:right w:val="none" w:sz="0" w:space="0" w:color="auto"/>
      </w:divBdr>
    </w:div>
    <w:div w:id="374697591">
      <w:bodyDiv w:val="1"/>
      <w:marLeft w:val="0"/>
      <w:marRight w:val="0"/>
      <w:marTop w:val="0"/>
      <w:marBottom w:val="0"/>
      <w:divBdr>
        <w:top w:val="none" w:sz="0" w:space="0" w:color="auto"/>
        <w:left w:val="none" w:sz="0" w:space="0" w:color="auto"/>
        <w:bottom w:val="none" w:sz="0" w:space="0" w:color="auto"/>
        <w:right w:val="none" w:sz="0" w:space="0" w:color="auto"/>
      </w:divBdr>
      <w:divsChild>
        <w:div w:id="1828403274">
          <w:marLeft w:val="0"/>
          <w:marRight w:val="0"/>
          <w:marTop w:val="0"/>
          <w:marBottom w:val="360"/>
          <w:divBdr>
            <w:top w:val="single" w:sz="18" w:space="0" w:color="FF3300"/>
            <w:left w:val="none" w:sz="0" w:space="0" w:color="auto"/>
            <w:bottom w:val="none" w:sz="0" w:space="0" w:color="auto"/>
            <w:right w:val="none" w:sz="0" w:space="0" w:color="auto"/>
          </w:divBdr>
          <w:divsChild>
            <w:div w:id="113601930">
              <w:marLeft w:val="120"/>
              <w:marRight w:val="5265"/>
              <w:marTop w:val="180"/>
              <w:marBottom w:val="180"/>
              <w:divBdr>
                <w:top w:val="none" w:sz="0" w:space="0" w:color="auto"/>
                <w:left w:val="none" w:sz="0" w:space="0" w:color="auto"/>
                <w:bottom w:val="none" w:sz="0" w:space="0" w:color="auto"/>
                <w:right w:val="none" w:sz="0" w:space="0" w:color="auto"/>
              </w:divBdr>
              <w:divsChild>
                <w:div w:id="1732581218">
                  <w:marLeft w:val="0"/>
                  <w:marRight w:val="0"/>
                  <w:marTop w:val="0"/>
                  <w:marBottom w:val="0"/>
                  <w:divBdr>
                    <w:top w:val="none" w:sz="0" w:space="0" w:color="auto"/>
                    <w:left w:val="none" w:sz="0" w:space="0" w:color="auto"/>
                    <w:bottom w:val="none" w:sz="0" w:space="0" w:color="auto"/>
                    <w:right w:val="none" w:sz="0" w:space="0" w:color="auto"/>
                  </w:divBdr>
                </w:div>
              </w:divsChild>
            </w:div>
            <w:div w:id="815024216">
              <w:marLeft w:val="0"/>
              <w:marRight w:val="0"/>
              <w:marTop w:val="0"/>
              <w:marBottom w:val="0"/>
              <w:divBdr>
                <w:top w:val="single" w:sz="6" w:space="4" w:color="E5E5E5"/>
                <w:left w:val="none" w:sz="0" w:space="0" w:color="auto"/>
                <w:bottom w:val="single" w:sz="6" w:space="4" w:color="E5E5E5"/>
                <w:right w:val="none" w:sz="0" w:space="0" w:color="auto"/>
              </w:divBdr>
              <w:divsChild>
                <w:div w:id="1850293898">
                  <w:marLeft w:val="0"/>
                  <w:marRight w:val="0"/>
                  <w:marTop w:val="0"/>
                  <w:marBottom w:val="0"/>
                  <w:divBdr>
                    <w:top w:val="none" w:sz="0" w:space="0" w:color="auto"/>
                    <w:left w:val="none" w:sz="0" w:space="0" w:color="auto"/>
                    <w:bottom w:val="none" w:sz="0" w:space="0" w:color="auto"/>
                    <w:right w:val="none" w:sz="0" w:space="0" w:color="auto"/>
                  </w:divBdr>
                </w:div>
              </w:divsChild>
            </w:div>
            <w:div w:id="1899169505">
              <w:marLeft w:val="0"/>
              <w:marRight w:val="0"/>
              <w:marTop w:val="0"/>
              <w:marBottom w:val="0"/>
              <w:divBdr>
                <w:top w:val="none" w:sz="0" w:space="0" w:color="auto"/>
                <w:left w:val="none" w:sz="0" w:space="0" w:color="auto"/>
                <w:bottom w:val="none" w:sz="0" w:space="0" w:color="auto"/>
                <w:right w:val="none" w:sz="0" w:space="0" w:color="auto"/>
              </w:divBdr>
              <w:divsChild>
                <w:div w:id="1170947209">
                  <w:marLeft w:val="0"/>
                  <w:marRight w:val="-5040"/>
                  <w:marTop w:val="0"/>
                  <w:marBottom w:val="0"/>
                  <w:divBdr>
                    <w:top w:val="none" w:sz="0" w:space="0" w:color="auto"/>
                    <w:left w:val="none" w:sz="0" w:space="0" w:color="auto"/>
                    <w:bottom w:val="none" w:sz="0" w:space="0" w:color="auto"/>
                    <w:right w:val="none" w:sz="0" w:space="0" w:color="auto"/>
                  </w:divBdr>
                  <w:divsChild>
                    <w:div w:id="1932885409">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378358380">
      <w:bodyDiv w:val="1"/>
      <w:marLeft w:val="0"/>
      <w:marRight w:val="0"/>
      <w:marTop w:val="0"/>
      <w:marBottom w:val="0"/>
      <w:divBdr>
        <w:top w:val="none" w:sz="0" w:space="0" w:color="auto"/>
        <w:left w:val="none" w:sz="0" w:space="0" w:color="auto"/>
        <w:bottom w:val="none" w:sz="0" w:space="0" w:color="auto"/>
        <w:right w:val="none" w:sz="0" w:space="0" w:color="auto"/>
      </w:divBdr>
    </w:div>
    <w:div w:id="440758373">
      <w:bodyDiv w:val="1"/>
      <w:marLeft w:val="0"/>
      <w:marRight w:val="0"/>
      <w:marTop w:val="0"/>
      <w:marBottom w:val="0"/>
      <w:divBdr>
        <w:top w:val="none" w:sz="0" w:space="0" w:color="auto"/>
        <w:left w:val="none" w:sz="0" w:space="0" w:color="auto"/>
        <w:bottom w:val="none" w:sz="0" w:space="0" w:color="auto"/>
        <w:right w:val="none" w:sz="0" w:space="0" w:color="auto"/>
      </w:divBdr>
      <w:divsChild>
        <w:div w:id="1327703941">
          <w:marLeft w:val="0"/>
          <w:marRight w:val="0"/>
          <w:marTop w:val="0"/>
          <w:marBottom w:val="360"/>
          <w:divBdr>
            <w:top w:val="single" w:sz="18" w:space="0" w:color="FF3300"/>
            <w:left w:val="none" w:sz="0" w:space="0" w:color="auto"/>
            <w:bottom w:val="none" w:sz="0" w:space="0" w:color="auto"/>
            <w:right w:val="none" w:sz="0" w:space="0" w:color="auto"/>
          </w:divBdr>
          <w:divsChild>
            <w:div w:id="1952396057">
              <w:marLeft w:val="0"/>
              <w:marRight w:val="0"/>
              <w:marTop w:val="0"/>
              <w:marBottom w:val="0"/>
              <w:divBdr>
                <w:top w:val="none" w:sz="0" w:space="0" w:color="auto"/>
                <w:left w:val="none" w:sz="0" w:space="0" w:color="auto"/>
                <w:bottom w:val="none" w:sz="0" w:space="0" w:color="auto"/>
                <w:right w:val="none" w:sz="0" w:space="0" w:color="auto"/>
              </w:divBdr>
              <w:divsChild>
                <w:div w:id="938373501">
                  <w:marLeft w:val="0"/>
                  <w:marRight w:val="-5040"/>
                  <w:marTop w:val="0"/>
                  <w:marBottom w:val="0"/>
                  <w:divBdr>
                    <w:top w:val="none" w:sz="0" w:space="0" w:color="auto"/>
                    <w:left w:val="none" w:sz="0" w:space="0" w:color="auto"/>
                    <w:bottom w:val="none" w:sz="0" w:space="0" w:color="auto"/>
                    <w:right w:val="none" w:sz="0" w:space="0" w:color="auto"/>
                  </w:divBdr>
                  <w:divsChild>
                    <w:div w:id="71583417">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456488501">
      <w:bodyDiv w:val="1"/>
      <w:marLeft w:val="0"/>
      <w:marRight w:val="0"/>
      <w:marTop w:val="0"/>
      <w:marBottom w:val="0"/>
      <w:divBdr>
        <w:top w:val="none" w:sz="0" w:space="0" w:color="auto"/>
        <w:left w:val="none" w:sz="0" w:space="0" w:color="auto"/>
        <w:bottom w:val="none" w:sz="0" w:space="0" w:color="auto"/>
        <w:right w:val="none" w:sz="0" w:space="0" w:color="auto"/>
      </w:divBdr>
      <w:divsChild>
        <w:div w:id="1409960399">
          <w:marLeft w:val="0"/>
          <w:marRight w:val="0"/>
          <w:marTop w:val="0"/>
          <w:marBottom w:val="0"/>
          <w:divBdr>
            <w:top w:val="none" w:sz="0" w:space="0" w:color="auto"/>
            <w:left w:val="none" w:sz="0" w:space="0" w:color="auto"/>
            <w:bottom w:val="none" w:sz="0" w:space="0" w:color="auto"/>
            <w:right w:val="none" w:sz="0" w:space="0" w:color="auto"/>
          </w:divBdr>
          <w:divsChild>
            <w:div w:id="20769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092">
      <w:bodyDiv w:val="1"/>
      <w:marLeft w:val="0"/>
      <w:marRight w:val="0"/>
      <w:marTop w:val="0"/>
      <w:marBottom w:val="0"/>
      <w:divBdr>
        <w:top w:val="none" w:sz="0" w:space="0" w:color="auto"/>
        <w:left w:val="none" w:sz="0" w:space="0" w:color="auto"/>
        <w:bottom w:val="none" w:sz="0" w:space="0" w:color="auto"/>
        <w:right w:val="none" w:sz="0" w:space="0" w:color="auto"/>
      </w:divBdr>
      <w:divsChild>
        <w:div w:id="1466653066">
          <w:marLeft w:val="0"/>
          <w:marRight w:val="0"/>
          <w:marTop w:val="0"/>
          <w:marBottom w:val="360"/>
          <w:divBdr>
            <w:top w:val="single" w:sz="18" w:space="0" w:color="FF3300"/>
            <w:left w:val="none" w:sz="0" w:space="0" w:color="auto"/>
            <w:bottom w:val="none" w:sz="0" w:space="0" w:color="auto"/>
            <w:right w:val="none" w:sz="0" w:space="0" w:color="auto"/>
          </w:divBdr>
          <w:divsChild>
            <w:div w:id="1264606734">
              <w:marLeft w:val="0"/>
              <w:marRight w:val="0"/>
              <w:marTop w:val="0"/>
              <w:marBottom w:val="0"/>
              <w:divBdr>
                <w:top w:val="none" w:sz="0" w:space="0" w:color="auto"/>
                <w:left w:val="none" w:sz="0" w:space="0" w:color="auto"/>
                <w:bottom w:val="none" w:sz="0" w:space="0" w:color="auto"/>
                <w:right w:val="none" w:sz="0" w:space="0" w:color="auto"/>
              </w:divBdr>
              <w:divsChild>
                <w:div w:id="1472406139">
                  <w:marLeft w:val="0"/>
                  <w:marRight w:val="-5040"/>
                  <w:marTop w:val="0"/>
                  <w:marBottom w:val="0"/>
                  <w:divBdr>
                    <w:top w:val="none" w:sz="0" w:space="0" w:color="auto"/>
                    <w:left w:val="none" w:sz="0" w:space="0" w:color="auto"/>
                    <w:bottom w:val="none" w:sz="0" w:space="0" w:color="auto"/>
                    <w:right w:val="none" w:sz="0" w:space="0" w:color="auto"/>
                  </w:divBdr>
                  <w:divsChild>
                    <w:div w:id="36711473">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479461660">
      <w:bodyDiv w:val="1"/>
      <w:marLeft w:val="0"/>
      <w:marRight w:val="0"/>
      <w:marTop w:val="0"/>
      <w:marBottom w:val="0"/>
      <w:divBdr>
        <w:top w:val="none" w:sz="0" w:space="0" w:color="auto"/>
        <w:left w:val="none" w:sz="0" w:space="0" w:color="auto"/>
        <w:bottom w:val="none" w:sz="0" w:space="0" w:color="auto"/>
        <w:right w:val="none" w:sz="0" w:space="0" w:color="auto"/>
      </w:divBdr>
    </w:div>
    <w:div w:id="480730382">
      <w:bodyDiv w:val="1"/>
      <w:marLeft w:val="0"/>
      <w:marRight w:val="0"/>
      <w:marTop w:val="0"/>
      <w:marBottom w:val="0"/>
      <w:divBdr>
        <w:top w:val="none" w:sz="0" w:space="0" w:color="auto"/>
        <w:left w:val="none" w:sz="0" w:space="0" w:color="auto"/>
        <w:bottom w:val="none" w:sz="0" w:space="0" w:color="auto"/>
        <w:right w:val="none" w:sz="0" w:space="0" w:color="auto"/>
      </w:divBdr>
      <w:divsChild>
        <w:div w:id="522592912">
          <w:marLeft w:val="547"/>
          <w:marRight w:val="0"/>
          <w:marTop w:val="0"/>
          <w:marBottom w:val="0"/>
          <w:divBdr>
            <w:top w:val="none" w:sz="0" w:space="0" w:color="auto"/>
            <w:left w:val="none" w:sz="0" w:space="0" w:color="auto"/>
            <w:bottom w:val="none" w:sz="0" w:space="0" w:color="auto"/>
            <w:right w:val="none" w:sz="0" w:space="0" w:color="auto"/>
          </w:divBdr>
        </w:div>
        <w:div w:id="869342766">
          <w:marLeft w:val="547"/>
          <w:marRight w:val="0"/>
          <w:marTop w:val="0"/>
          <w:marBottom w:val="0"/>
          <w:divBdr>
            <w:top w:val="none" w:sz="0" w:space="0" w:color="auto"/>
            <w:left w:val="none" w:sz="0" w:space="0" w:color="auto"/>
            <w:bottom w:val="none" w:sz="0" w:space="0" w:color="auto"/>
            <w:right w:val="none" w:sz="0" w:space="0" w:color="auto"/>
          </w:divBdr>
        </w:div>
        <w:div w:id="1520973528">
          <w:marLeft w:val="547"/>
          <w:marRight w:val="0"/>
          <w:marTop w:val="0"/>
          <w:marBottom w:val="0"/>
          <w:divBdr>
            <w:top w:val="none" w:sz="0" w:space="0" w:color="auto"/>
            <w:left w:val="none" w:sz="0" w:space="0" w:color="auto"/>
            <w:bottom w:val="none" w:sz="0" w:space="0" w:color="auto"/>
            <w:right w:val="none" w:sz="0" w:space="0" w:color="auto"/>
          </w:divBdr>
        </w:div>
        <w:div w:id="1986078153">
          <w:marLeft w:val="547"/>
          <w:marRight w:val="0"/>
          <w:marTop w:val="0"/>
          <w:marBottom w:val="0"/>
          <w:divBdr>
            <w:top w:val="none" w:sz="0" w:space="0" w:color="auto"/>
            <w:left w:val="none" w:sz="0" w:space="0" w:color="auto"/>
            <w:bottom w:val="none" w:sz="0" w:space="0" w:color="auto"/>
            <w:right w:val="none" w:sz="0" w:space="0" w:color="auto"/>
          </w:divBdr>
        </w:div>
      </w:divsChild>
    </w:div>
    <w:div w:id="562371297">
      <w:bodyDiv w:val="1"/>
      <w:marLeft w:val="0"/>
      <w:marRight w:val="0"/>
      <w:marTop w:val="0"/>
      <w:marBottom w:val="0"/>
      <w:divBdr>
        <w:top w:val="none" w:sz="0" w:space="0" w:color="auto"/>
        <w:left w:val="none" w:sz="0" w:space="0" w:color="auto"/>
        <w:bottom w:val="none" w:sz="0" w:space="0" w:color="auto"/>
        <w:right w:val="none" w:sz="0" w:space="0" w:color="auto"/>
      </w:divBdr>
      <w:divsChild>
        <w:div w:id="1113211316">
          <w:marLeft w:val="0"/>
          <w:marRight w:val="0"/>
          <w:marTop w:val="0"/>
          <w:marBottom w:val="0"/>
          <w:divBdr>
            <w:top w:val="none" w:sz="0" w:space="0" w:color="auto"/>
            <w:left w:val="none" w:sz="0" w:space="0" w:color="auto"/>
            <w:bottom w:val="none" w:sz="0" w:space="0" w:color="auto"/>
            <w:right w:val="none" w:sz="0" w:space="0" w:color="auto"/>
          </w:divBdr>
          <w:divsChild>
            <w:div w:id="1636174617">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565339879">
      <w:bodyDiv w:val="1"/>
      <w:marLeft w:val="0"/>
      <w:marRight w:val="0"/>
      <w:marTop w:val="0"/>
      <w:marBottom w:val="0"/>
      <w:divBdr>
        <w:top w:val="none" w:sz="0" w:space="0" w:color="auto"/>
        <w:left w:val="none" w:sz="0" w:space="0" w:color="auto"/>
        <w:bottom w:val="none" w:sz="0" w:space="0" w:color="auto"/>
        <w:right w:val="none" w:sz="0" w:space="0" w:color="auto"/>
      </w:divBdr>
      <w:divsChild>
        <w:div w:id="1641840143">
          <w:marLeft w:val="0"/>
          <w:marRight w:val="0"/>
          <w:marTop w:val="0"/>
          <w:marBottom w:val="0"/>
          <w:divBdr>
            <w:top w:val="none" w:sz="0" w:space="0" w:color="auto"/>
            <w:left w:val="none" w:sz="0" w:space="0" w:color="auto"/>
            <w:bottom w:val="none" w:sz="0" w:space="0" w:color="auto"/>
            <w:right w:val="none" w:sz="0" w:space="0" w:color="auto"/>
          </w:divBdr>
          <w:divsChild>
            <w:div w:id="622539976">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567037542">
      <w:bodyDiv w:val="1"/>
      <w:marLeft w:val="0"/>
      <w:marRight w:val="0"/>
      <w:marTop w:val="0"/>
      <w:marBottom w:val="0"/>
      <w:divBdr>
        <w:top w:val="none" w:sz="0" w:space="0" w:color="auto"/>
        <w:left w:val="none" w:sz="0" w:space="0" w:color="auto"/>
        <w:bottom w:val="none" w:sz="0" w:space="0" w:color="auto"/>
        <w:right w:val="none" w:sz="0" w:space="0" w:color="auto"/>
      </w:divBdr>
    </w:div>
    <w:div w:id="577249951">
      <w:bodyDiv w:val="1"/>
      <w:marLeft w:val="0"/>
      <w:marRight w:val="0"/>
      <w:marTop w:val="0"/>
      <w:marBottom w:val="0"/>
      <w:divBdr>
        <w:top w:val="none" w:sz="0" w:space="0" w:color="auto"/>
        <w:left w:val="none" w:sz="0" w:space="0" w:color="auto"/>
        <w:bottom w:val="none" w:sz="0" w:space="0" w:color="auto"/>
        <w:right w:val="none" w:sz="0" w:space="0" w:color="auto"/>
      </w:divBdr>
      <w:divsChild>
        <w:div w:id="1853566710">
          <w:marLeft w:val="0"/>
          <w:marRight w:val="0"/>
          <w:marTop w:val="0"/>
          <w:marBottom w:val="360"/>
          <w:divBdr>
            <w:top w:val="single" w:sz="18" w:space="0" w:color="FF3300"/>
            <w:left w:val="none" w:sz="0" w:space="0" w:color="auto"/>
            <w:bottom w:val="none" w:sz="0" w:space="0" w:color="auto"/>
            <w:right w:val="none" w:sz="0" w:space="0" w:color="auto"/>
          </w:divBdr>
          <w:divsChild>
            <w:div w:id="154339171">
              <w:marLeft w:val="0"/>
              <w:marRight w:val="0"/>
              <w:marTop w:val="0"/>
              <w:marBottom w:val="0"/>
              <w:divBdr>
                <w:top w:val="none" w:sz="0" w:space="0" w:color="auto"/>
                <w:left w:val="none" w:sz="0" w:space="0" w:color="auto"/>
                <w:bottom w:val="none" w:sz="0" w:space="0" w:color="auto"/>
                <w:right w:val="none" w:sz="0" w:space="0" w:color="auto"/>
              </w:divBdr>
              <w:divsChild>
                <w:div w:id="1001468418">
                  <w:marLeft w:val="0"/>
                  <w:marRight w:val="-5040"/>
                  <w:marTop w:val="0"/>
                  <w:marBottom w:val="0"/>
                  <w:divBdr>
                    <w:top w:val="none" w:sz="0" w:space="0" w:color="auto"/>
                    <w:left w:val="none" w:sz="0" w:space="0" w:color="auto"/>
                    <w:bottom w:val="none" w:sz="0" w:space="0" w:color="auto"/>
                    <w:right w:val="none" w:sz="0" w:space="0" w:color="auto"/>
                  </w:divBdr>
                  <w:divsChild>
                    <w:div w:id="1563710154">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589848392">
      <w:bodyDiv w:val="1"/>
      <w:marLeft w:val="0"/>
      <w:marRight w:val="0"/>
      <w:marTop w:val="0"/>
      <w:marBottom w:val="0"/>
      <w:divBdr>
        <w:top w:val="none" w:sz="0" w:space="0" w:color="auto"/>
        <w:left w:val="none" w:sz="0" w:space="0" w:color="auto"/>
        <w:bottom w:val="none" w:sz="0" w:space="0" w:color="auto"/>
        <w:right w:val="none" w:sz="0" w:space="0" w:color="auto"/>
      </w:divBdr>
    </w:div>
    <w:div w:id="592277517">
      <w:bodyDiv w:val="1"/>
      <w:marLeft w:val="0"/>
      <w:marRight w:val="0"/>
      <w:marTop w:val="0"/>
      <w:marBottom w:val="0"/>
      <w:divBdr>
        <w:top w:val="none" w:sz="0" w:space="0" w:color="auto"/>
        <w:left w:val="none" w:sz="0" w:space="0" w:color="auto"/>
        <w:bottom w:val="none" w:sz="0" w:space="0" w:color="auto"/>
        <w:right w:val="none" w:sz="0" w:space="0" w:color="auto"/>
      </w:divBdr>
      <w:divsChild>
        <w:div w:id="2145464781">
          <w:marLeft w:val="0"/>
          <w:marRight w:val="0"/>
          <w:marTop w:val="0"/>
          <w:marBottom w:val="360"/>
          <w:divBdr>
            <w:top w:val="single" w:sz="18" w:space="0" w:color="FF3300"/>
            <w:left w:val="none" w:sz="0" w:space="0" w:color="auto"/>
            <w:bottom w:val="none" w:sz="0" w:space="0" w:color="auto"/>
            <w:right w:val="none" w:sz="0" w:space="0" w:color="auto"/>
          </w:divBdr>
          <w:divsChild>
            <w:div w:id="2067951130">
              <w:marLeft w:val="0"/>
              <w:marRight w:val="0"/>
              <w:marTop w:val="0"/>
              <w:marBottom w:val="0"/>
              <w:divBdr>
                <w:top w:val="none" w:sz="0" w:space="0" w:color="auto"/>
                <w:left w:val="none" w:sz="0" w:space="0" w:color="auto"/>
                <w:bottom w:val="none" w:sz="0" w:space="0" w:color="auto"/>
                <w:right w:val="none" w:sz="0" w:space="0" w:color="auto"/>
              </w:divBdr>
              <w:divsChild>
                <w:div w:id="87430679">
                  <w:marLeft w:val="0"/>
                  <w:marRight w:val="-5040"/>
                  <w:marTop w:val="0"/>
                  <w:marBottom w:val="0"/>
                  <w:divBdr>
                    <w:top w:val="none" w:sz="0" w:space="0" w:color="auto"/>
                    <w:left w:val="none" w:sz="0" w:space="0" w:color="auto"/>
                    <w:bottom w:val="none" w:sz="0" w:space="0" w:color="auto"/>
                    <w:right w:val="none" w:sz="0" w:space="0" w:color="auto"/>
                  </w:divBdr>
                  <w:divsChild>
                    <w:div w:id="29930538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599335546">
      <w:bodyDiv w:val="1"/>
      <w:marLeft w:val="0"/>
      <w:marRight w:val="0"/>
      <w:marTop w:val="0"/>
      <w:marBottom w:val="0"/>
      <w:divBdr>
        <w:top w:val="none" w:sz="0" w:space="0" w:color="auto"/>
        <w:left w:val="none" w:sz="0" w:space="0" w:color="auto"/>
        <w:bottom w:val="none" w:sz="0" w:space="0" w:color="auto"/>
        <w:right w:val="none" w:sz="0" w:space="0" w:color="auto"/>
      </w:divBdr>
      <w:divsChild>
        <w:div w:id="1230534045">
          <w:marLeft w:val="547"/>
          <w:marRight w:val="0"/>
          <w:marTop w:val="0"/>
          <w:marBottom w:val="0"/>
          <w:divBdr>
            <w:top w:val="none" w:sz="0" w:space="0" w:color="auto"/>
            <w:left w:val="none" w:sz="0" w:space="0" w:color="auto"/>
            <w:bottom w:val="none" w:sz="0" w:space="0" w:color="auto"/>
            <w:right w:val="none" w:sz="0" w:space="0" w:color="auto"/>
          </w:divBdr>
        </w:div>
      </w:divsChild>
    </w:div>
    <w:div w:id="614562424">
      <w:bodyDiv w:val="1"/>
      <w:marLeft w:val="0"/>
      <w:marRight w:val="0"/>
      <w:marTop w:val="0"/>
      <w:marBottom w:val="0"/>
      <w:divBdr>
        <w:top w:val="none" w:sz="0" w:space="0" w:color="auto"/>
        <w:left w:val="none" w:sz="0" w:space="0" w:color="auto"/>
        <w:bottom w:val="none" w:sz="0" w:space="0" w:color="auto"/>
        <w:right w:val="none" w:sz="0" w:space="0" w:color="auto"/>
      </w:divBdr>
    </w:div>
    <w:div w:id="621500544">
      <w:bodyDiv w:val="1"/>
      <w:marLeft w:val="0"/>
      <w:marRight w:val="0"/>
      <w:marTop w:val="0"/>
      <w:marBottom w:val="0"/>
      <w:divBdr>
        <w:top w:val="none" w:sz="0" w:space="0" w:color="auto"/>
        <w:left w:val="none" w:sz="0" w:space="0" w:color="auto"/>
        <w:bottom w:val="none" w:sz="0" w:space="0" w:color="auto"/>
        <w:right w:val="none" w:sz="0" w:space="0" w:color="auto"/>
      </w:divBdr>
      <w:divsChild>
        <w:div w:id="1813937305">
          <w:marLeft w:val="0"/>
          <w:marRight w:val="0"/>
          <w:marTop w:val="0"/>
          <w:marBottom w:val="0"/>
          <w:divBdr>
            <w:top w:val="none" w:sz="0" w:space="0" w:color="auto"/>
            <w:left w:val="none" w:sz="0" w:space="0" w:color="auto"/>
            <w:bottom w:val="none" w:sz="0" w:space="0" w:color="auto"/>
            <w:right w:val="none" w:sz="0" w:space="0" w:color="auto"/>
          </w:divBdr>
          <w:divsChild>
            <w:div w:id="100414704">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640307129">
      <w:bodyDiv w:val="1"/>
      <w:marLeft w:val="0"/>
      <w:marRight w:val="0"/>
      <w:marTop w:val="0"/>
      <w:marBottom w:val="0"/>
      <w:divBdr>
        <w:top w:val="none" w:sz="0" w:space="0" w:color="auto"/>
        <w:left w:val="none" w:sz="0" w:space="0" w:color="auto"/>
        <w:bottom w:val="none" w:sz="0" w:space="0" w:color="auto"/>
        <w:right w:val="none" w:sz="0" w:space="0" w:color="auto"/>
      </w:divBdr>
      <w:divsChild>
        <w:div w:id="935208499">
          <w:marLeft w:val="0"/>
          <w:marRight w:val="0"/>
          <w:marTop w:val="0"/>
          <w:marBottom w:val="0"/>
          <w:divBdr>
            <w:top w:val="none" w:sz="0" w:space="0" w:color="auto"/>
            <w:left w:val="none" w:sz="0" w:space="0" w:color="auto"/>
            <w:bottom w:val="none" w:sz="0" w:space="0" w:color="auto"/>
            <w:right w:val="none" w:sz="0" w:space="0" w:color="auto"/>
          </w:divBdr>
        </w:div>
      </w:divsChild>
    </w:div>
    <w:div w:id="642344826">
      <w:bodyDiv w:val="1"/>
      <w:marLeft w:val="0"/>
      <w:marRight w:val="0"/>
      <w:marTop w:val="0"/>
      <w:marBottom w:val="0"/>
      <w:divBdr>
        <w:top w:val="none" w:sz="0" w:space="0" w:color="auto"/>
        <w:left w:val="none" w:sz="0" w:space="0" w:color="auto"/>
        <w:bottom w:val="none" w:sz="0" w:space="0" w:color="auto"/>
        <w:right w:val="none" w:sz="0" w:space="0" w:color="auto"/>
      </w:divBdr>
      <w:divsChild>
        <w:div w:id="1234706972">
          <w:marLeft w:val="0"/>
          <w:marRight w:val="0"/>
          <w:marTop w:val="0"/>
          <w:marBottom w:val="0"/>
          <w:divBdr>
            <w:top w:val="none" w:sz="0" w:space="0" w:color="auto"/>
            <w:left w:val="none" w:sz="0" w:space="0" w:color="auto"/>
            <w:bottom w:val="none" w:sz="0" w:space="0" w:color="auto"/>
            <w:right w:val="none" w:sz="0" w:space="0" w:color="auto"/>
          </w:divBdr>
          <w:divsChild>
            <w:div w:id="922497032">
              <w:marLeft w:val="4383"/>
              <w:marRight w:val="0"/>
              <w:marTop w:val="939"/>
              <w:marBottom w:val="1916"/>
              <w:divBdr>
                <w:top w:val="none" w:sz="0" w:space="0" w:color="auto"/>
                <w:left w:val="none" w:sz="0" w:space="0" w:color="auto"/>
                <w:bottom w:val="none" w:sz="0" w:space="0" w:color="auto"/>
                <w:right w:val="none" w:sz="0" w:space="0" w:color="auto"/>
              </w:divBdr>
            </w:div>
          </w:divsChild>
        </w:div>
      </w:divsChild>
    </w:div>
    <w:div w:id="674647980">
      <w:bodyDiv w:val="1"/>
      <w:marLeft w:val="0"/>
      <w:marRight w:val="0"/>
      <w:marTop w:val="0"/>
      <w:marBottom w:val="0"/>
      <w:divBdr>
        <w:top w:val="none" w:sz="0" w:space="0" w:color="auto"/>
        <w:left w:val="none" w:sz="0" w:space="0" w:color="auto"/>
        <w:bottom w:val="none" w:sz="0" w:space="0" w:color="auto"/>
        <w:right w:val="none" w:sz="0" w:space="0" w:color="auto"/>
      </w:divBdr>
    </w:div>
    <w:div w:id="698623629">
      <w:bodyDiv w:val="1"/>
      <w:marLeft w:val="0"/>
      <w:marRight w:val="0"/>
      <w:marTop w:val="0"/>
      <w:marBottom w:val="0"/>
      <w:divBdr>
        <w:top w:val="none" w:sz="0" w:space="0" w:color="auto"/>
        <w:left w:val="none" w:sz="0" w:space="0" w:color="auto"/>
        <w:bottom w:val="none" w:sz="0" w:space="0" w:color="auto"/>
        <w:right w:val="none" w:sz="0" w:space="0" w:color="auto"/>
      </w:divBdr>
    </w:div>
    <w:div w:id="713240592">
      <w:bodyDiv w:val="1"/>
      <w:marLeft w:val="0"/>
      <w:marRight w:val="0"/>
      <w:marTop w:val="0"/>
      <w:marBottom w:val="0"/>
      <w:divBdr>
        <w:top w:val="none" w:sz="0" w:space="0" w:color="auto"/>
        <w:left w:val="none" w:sz="0" w:space="0" w:color="auto"/>
        <w:bottom w:val="none" w:sz="0" w:space="0" w:color="auto"/>
        <w:right w:val="none" w:sz="0" w:space="0" w:color="auto"/>
      </w:divBdr>
    </w:div>
    <w:div w:id="719204293">
      <w:bodyDiv w:val="1"/>
      <w:marLeft w:val="0"/>
      <w:marRight w:val="0"/>
      <w:marTop w:val="0"/>
      <w:marBottom w:val="0"/>
      <w:divBdr>
        <w:top w:val="none" w:sz="0" w:space="0" w:color="auto"/>
        <w:left w:val="none" w:sz="0" w:space="0" w:color="auto"/>
        <w:bottom w:val="none" w:sz="0" w:space="0" w:color="auto"/>
        <w:right w:val="none" w:sz="0" w:space="0" w:color="auto"/>
      </w:divBdr>
      <w:divsChild>
        <w:div w:id="485053827">
          <w:marLeft w:val="360"/>
          <w:marRight w:val="0"/>
          <w:marTop w:val="0"/>
          <w:marBottom w:val="0"/>
          <w:divBdr>
            <w:top w:val="none" w:sz="0" w:space="0" w:color="auto"/>
            <w:left w:val="none" w:sz="0" w:space="0" w:color="auto"/>
            <w:bottom w:val="none" w:sz="0" w:space="0" w:color="auto"/>
            <w:right w:val="none" w:sz="0" w:space="0" w:color="auto"/>
          </w:divBdr>
        </w:div>
      </w:divsChild>
    </w:div>
    <w:div w:id="742147011">
      <w:bodyDiv w:val="1"/>
      <w:marLeft w:val="0"/>
      <w:marRight w:val="0"/>
      <w:marTop w:val="0"/>
      <w:marBottom w:val="0"/>
      <w:divBdr>
        <w:top w:val="none" w:sz="0" w:space="0" w:color="auto"/>
        <w:left w:val="none" w:sz="0" w:space="0" w:color="auto"/>
        <w:bottom w:val="none" w:sz="0" w:space="0" w:color="auto"/>
        <w:right w:val="none" w:sz="0" w:space="0" w:color="auto"/>
      </w:divBdr>
      <w:divsChild>
        <w:div w:id="1854564844">
          <w:marLeft w:val="360"/>
          <w:marRight w:val="0"/>
          <w:marTop w:val="0"/>
          <w:marBottom w:val="0"/>
          <w:divBdr>
            <w:top w:val="none" w:sz="0" w:space="0" w:color="auto"/>
            <w:left w:val="none" w:sz="0" w:space="0" w:color="auto"/>
            <w:bottom w:val="none" w:sz="0" w:space="0" w:color="auto"/>
            <w:right w:val="none" w:sz="0" w:space="0" w:color="auto"/>
          </w:divBdr>
        </w:div>
      </w:divsChild>
    </w:div>
    <w:div w:id="750811547">
      <w:bodyDiv w:val="1"/>
      <w:marLeft w:val="0"/>
      <w:marRight w:val="0"/>
      <w:marTop w:val="0"/>
      <w:marBottom w:val="0"/>
      <w:divBdr>
        <w:top w:val="none" w:sz="0" w:space="0" w:color="auto"/>
        <w:left w:val="none" w:sz="0" w:space="0" w:color="auto"/>
        <w:bottom w:val="none" w:sz="0" w:space="0" w:color="auto"/>
        <w:right w:val="none" w:sz="0" w:space="0" w:color="auto"/>
      </w:divBdr>
    </w:div>
    <w:div w:id="757141238">
      <w:bodyDiv w:val="1"/>
      <w:marLeft w:val="0"/>
      <w:marRight w:val="0"/>
      <w:marTop w:val="0"/>
      <w:marBottom w:val="0"/>
      <w:divBdr>
        <w:top w:val="none" w:sz="0" w:space="0" w:color="auto"/>
        <w:left w:val="none" w:sz="0" w:space="0" w:color="auto"/>
        <w:bottom w:val="none" w:sz="0" w:space="0" w:color="auto"/>
        <w:right w:val="none" w:sz="0" w:space="0" w:color="auto"/>
      </w:divBdr>
      <w:divsChild>
        <w:div w:id="271060297">
          <w:marLeft w:val="1368"/>
          <w:marRight w:val="0"/>
          <w:marTop w:val="58"/>
          <w:marBottom w:val="0"/>
          <w:divBdr>
            <w:top w:val="none" w:sz="0" w:space="0" w:color="auto"/>
            <w:left w:val="none" w:sz="0" w:space="0" w:color="auto"/>
            <w:bottom w:val="none" w:sz="0" w:space="0" w:color="auto"/>
            <w:right w:val="none" w:sz="0" w:space="0" w:color="auto"/>
          </w:divBdr>
        </w:div>
        <w:div w:id="657459625">
          <w:marLeft w:val="1786"/>
          <w:marRight w:val="0"/>
          <w:marTop w:val="58"/>
          <w:marBottom w:val="0"/>
          <w:divBdr>
            <w:top w:val="none" w:sz="0" w:space="0" w:color="auto"/>
            <w:left w:val="none" w:sz="0" w:space="0" w:color="auto"/>
            <w:bottom w:val="none" w:sz="0" w:space="0" w:color="auto"/>
            <w:right w:val="none" w:sz="0" w:space="0" w:color="auto"/>
          </w:divBdr>
        </w:div>
        <w:div w:id="731856452">
          <w:marLeft w:val="1368"/>
          <w:marRight w:val="0"/>
          <w:marTop w:val="58"/>
          <w:marBottom w:val="0"/>
          <w:divBdr>
            <w:top w:val="none" w:sz="0" w:space="0" w:color="auto"/>
            <w:left w:val="none" w:sz="0" w:space="0" w:color="auto"/>
            <w:bottom w:val="none" w:sz="0" w:space="0" w:color="auto"/>
            <w:right w:val="none" w:sz="0" w:space="0" w:color="auto"/>
          </w:divBdr>
        </w:div>
        <w:div w:id="1016426058">
          <w:marLeft w:val="1786"/>
          <w:marRight w:val="0"/>
          <w:marTop w:val="58"/>
          <w:marBottom w:val="0"/>
          <w:divBdr>
            <w:top w:val="none" w:sz="0" w:space="0" w:color="auto"/>
            <w:left w:val="none" w:sz="0" w:space="0" w:color="auto"/>
            <w:bottom w:val="none" w:sz="0" w:space="0" w:color="auto"/>
            <w:right w:val="none" w:sz="0" w:space="0" w:color="auto"/>
          </w:divBdr>
        </w:div>
        <w:div w:id="1123842910">
          <w:marLeft w:val="1368"/>
          <w:marRight w:val="0"/>
          <w:marTop w:val="58"/>
          <w:marBottom w:val="0"/>
          <w:divBdr>
            <w:top w:val="none" w:sz="0" w:space="0" w:color="auto"/>
            <w:left w:val="none" w:sz="0" w:space="0" w:color="auto"/>
            <w:bottom w:val="none" w:sz="0" w:space="0" w:color="auto"/>
            <w:right w:val="none" w:sz="0" w:space="0" w:color="auto"/>
          </w:divBdr>
        </w:div>
        <w:div w:id="1276253354">
          <w:marLeft w:val="1786"/>
          <w:marRight w:val="0"/>
          <w:marTop w:val="58"/>
          <w:marBottom w:val="0"/>
          <w:divBdr>
            <w:top w:val="none" w:sz="0" w:space="0" w:color="auto"/>
            <w:left w:val="none" w:sz="0" w:space="0" w:color="auto"/>
            <w:bottom w:val="none" w:sz="0" w:space="0" w:color="auto"/>
            <w:right w:val="none" w:sz="0" w:space="0" w:color="auto"/>
          </w:divBdr>
        </w:div>
        <w:div w:id="1637638793">
          <w:marLeft w:val="1368"/>
          <w:marRight w:val="0"/>
          <w:marTop w:val="58"/>
          <w:marBottom w:val="0"/>
          <w:divBdr>
            <w:top w:val="none" w:sz="0" w:space="0" w:color="auto"/>
            <w:left w:val="none" w:sz="0" w:space="0" w:color="auto"/>
            <w:bottom w:val="none" w:sz="0" w:space="0" w:color="auto"/>
            <w:right w:val="none" w:sz="0" w:space="0" w:color="auto"/>
          </w:divBdr>
        </w:div>
      </w:divsChild>
    </w:div>
    <w:div w:id="759762308">
      <w:bodyDiv w:val="1"/>
      <w:marLeft w:val="0"/>
      <w:marRight w:val="0"/>
      <w:marTop w:val="0"/>
      <w:marBottom w:val="0"/>
      <w:divBdr>
        <w:top w:val="none" w:sz="0" w:space="0" w:color="auto"/>
        <w:left w:val="none" w:sz="0" w:space="0" w:color="auto"/>
        <w:bottom w:val="none" w:sz="0" w:space="0" w:color="auto"/>
        <w:right w:val="none" w:sz="0" w:space="0" w:color="auto"/>
      </w:divBdr>
      <w:divsChild>
        <w:div w:id="2008054737">
          <w:marLeft w:val="0"/>
          <w:marRight w:val="0"/>
          <w:marTop w:val="0"/>
          <w:marBottom w:val="0"/>
          <w:divBdr>
            <w:top w:val="none" w:sz="0" w:space="0" w:color="auto"/>
            <w:left w:val="none" w:sz="0" w:space="0" w:color="auto"/>
            <w:bottom w:val="none" w:sz="0" w:space="0" w:color="auto"/>
            <w:right w:val="none" w:sz="0" w:space="0" w:color="auto"/>
          </w:divBdr>
          <w:divsChild>
            <w:div w:id="2077048706">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759834219">
      <w:bodyDiv w:val="1"/>
      <w:marLeft w:val="0"/>
      <w:marRight w:val="0"/>
      <w:marTop w:val="0"/>
      <w:marBottom w:val="0"/>
      <w:divBdr>
        <w:top w:val="none" w:sz="0" w:space="0" w:color="auto"/>
        <w:left w:val="none" w:sz="0" w:space="0" w:color="auto"/>
        <w:bottom w:val="none" w:sz="0" w:space="0" w:color="auto"/>
        <w:right w:val="none" w:sz="0" w:space="0" w:color="auto"/>
      </w:divBdr>
    </w:div>
    <w:div w:id="762607813">
      <w:bodyDiv w:val="1"/>
      <w:marLeft w:val="0"/>
      <w:marRight w:val="0"/>
      <w:marTop w:val="0"/>
      <w:marBottom w:val="0"/>
      <w:divBdr>
        <w:top w:val="none" w:sz="0" w:space="0" w:color="auto"/>
        <w:left w:val="none" w:sz="0" w:space="0" w:color="auto"/>
        <w:bottom w:val="none" w:sz="0" w:space="0" w:color="auto"/>
        <w:right w:val="none" w:sz="0" w:space="0" w:color="auto"/>
      </w:divBdr>
      <w:divsChild>
        <w:div w:id="1815757423">
          <w:marLeft w:val="0"/>
          <w:marRight w:val="0"/>
          <w:marTop w:val="0"/>
          <w:marBottom w:val="360"/>
          <w:divBdr>
            <w:top w:val="single" w:sz="18" w:space="0" w:color="FF3300"/>
            <w:left w:val="none" w:sz="0" w:space="0" w:color="auto"/>
            <w:bottom w:val="none" w:sz="0" w:space="0" w:color="auto"/>
            <w:right w:val="none" w:sz="0" w:space="0" w:color="auto"/>
          </w:divBdr>
          <w:divsChild>
            <w:div w:id="944657073">
              <w:marLeft w:val="0"/>
              <w:marRight w:val="0"/>
              <w:marTop w:val="0"/>
              <w:marBottom w:val="0"/>
              <w:divBdr>
                <w:top w:val="none" w:sz="0" w:space="0" w:color="auto"/>
                <w:left w:val="none" w:sz="0" w:space="0" w:color="auto"/>
                <w:bottom w:val="none" w:sz="0" w:space="0" w:color="auto"/>
                <w:right w:val="none" w:sz="0" w:space="0" w:color="auto"/>
              </w:divBdr>
              <w:divsChild>
                <w:div w:id="1025442921">
                  <w:marLeft w:val="0"/>
                  <w:marRight w:val="-5040"/>
                  <w:marTop w:val="0"/>
                  <w:marBottom w:val="0"/>
                  <w:divBdr>
                    <w:top w:val="none" w:sz="0" w:space="0" w:color="auto"/>
                    <w:left w:val="none" w:sz="0" w:space="0" w:color="auto"/>
                    <w:bottom w:val="none" w:sz="0" w:space="0" w:color="auto"/>
                    <w:right w:val="none" w:sz="0" w:space="0" w:color="auto"/>
                  </w:divBdr>
                  <w:divsChild>
                    <w:div w:id="623343195">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765880054">
      <w:bodyDiv w:val="1"/>
      <w:marLeft w:val="0"/>
      <w:marRight w:val="0"/>
      <w:marTop w:val="0"/>
      <w:marBottom w:val="0"/>
      <w:divBdr>
        <w:top w:val="none" w:sz="0" w:space="0" w:color="auto"/>
        <w:left w:val="none" w:sz="0" w:space="0" w:color="auto"/>
        <w:bottom w:val="none" w:sz="0" w:space="0" w:color="auto"/>
        <w:right w:val="none" w:sz="0" w:space="0" w:color="auto"/>
      </w:divBdr>
    </w:div>
    <w:div w:id="770204831">
      <w:bodyDiv w:val="1"/>
      <w:marLeft w:val="0"/>
      <w:marRight w:val="0"/>
      <w:marTop w:val="0"/>
      <w:marBottom w:val="0"/>
      <w:divBdr>
        <w:top w:val="none" w:sz="0" w:space="0" w:color="auto"/>
        <w:left w:val="none" w:sz="0" w:space="0" w:color="auto"/>
        <w:bottom w:val="none" w:sz="0" w:space="0" w:color="auto"/>
        <w:right w:val="none" w:sz="0" w:space="0" w:color="auto"/>
      </w:divBdr>
    </w:div>
    <w:div w:id="771896687">
      <w:bodyDiv w:val="1"/>
      <w:marLeft w:val="0"/>
      <w:marRight w:val="0"/>
      <w:marTop w:val="0"/>
      <w:marBottom w:val="0"/>
      <w:divBdr>
        <w:top w:val="none" w:sz="0" w:space="0" w:color="auto"/>
        <w:left w:val="none" w:sz="0" w:space="0" w:color="auto"/>
        <w:bottom w:val="none" w:sz="0" w:space="0" w:color="auto"/>
        <w:right w:val="none" w:sz="0" w:space="0" w:color="auto"/>
      </w:divBdr>
      <w:divsChild>
        <w:div w:id="310016440">
          <w:marLeft w:val="0"/>
          <w:marRight w:val="0"/>
          <w:marTop w:val="0"/>
          <w:marBottom w:val="0"/>
          <w:divBdr>
            <w:top w:val="none" w:sz="0" w:space="0" w:color="auto"/>
            <w:left w:val="none" w:sz="0" w:space="0" w:color="auto"/>
            <w:bottom w:val="none" w:sz="0" w:space="0" w:color="auto"/>
            <w:right w:val="none" w:sz="0" w:space="0" w:color="auto"/>
          </w:divBdr>
          <w:divsChild>
            <w:div w:id="377166683">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795755163">
      <w:bodyDiv w:val="1"/>
      <w:marLeft w:val="0"/>
      <w:marRight w:val="0"/>
      <w:marTop w:val="0"/>
      <w:marBottom w:val="0"/>
      <w:divBdr>
        <w:top w:val="none" w:sz="0" w:space="0" w:color="auto"/>
        <w:left w:val="none" w:sz="0" w:space="0" w:color="auto"/>
        <w:bottom w:val="none" w:sz="0" w:space="0" w:color="auto"/>
        <w:right w:val="none" w:sz="0" w:space="0" w:color="auto"/>
      </w:divBdr>
      <w:divsChild>
        <w:div w:id="1203444963">
          <w:marLeft w:val="0"/>
          <w:marRight w:val="0"/>
          <w:marTop w:val="0"/>
          <w:marBottom w:val="360"/>
          <w:divBdr>
            <w:top w:val="single" w:sz="18" w:space="0" w:color="FF3300"/>
            <w:left w:val="none" w:sz="0" w:space="0" w:color="auto"/>
            <w:bottom w:val="none" w:sz="0" w:space="0" w:color="auto"/>
            <w:right w:val="none" w:sz="0" w:space="0" w:color="auto"/>
          </w:divBdr>
          <w:divsChild>
            <w:div w:id="1032925716">
              <w:marLeft w:val="0"/>
              <w:marRight w:val="0"/>
              <w:marTop w:val="0"/>
              <w:marBottom w:val="0"/>
              <w:divBdr>
                <w:top w:val="none" w:sz="0" w:space="0" w:color="auto"/>
                <w:left w:val="none" w:sz="0" w:space="0" w:color="auto"/>
                <w:bottom w:val="none" w:sz="0" w:space="0" w:color="auto"/>
                <w:right w:val="none" w:sz="0" w:space="0" w:color="auto"/>
              </w:divBdr>
              <w:divsChild>
                <w:div w:id="1868788722">
                  <w:marLeft w:val="0"/>
                  <w:marRight w:val="-5040"/>
                  <w:marTop w:val="0"/>
                  <w:marBottom w:val="0"/>
                  <w:divBdr>
                    <w:top w:val="none" w:sz="0" w:space="0" w:color="auto"/>
                    <w:left w:val="none" w:sz="0" w:space="0" w:color="auto"/>
                    <w:bottom w:val="none" w:sz="0" w:space="0" w:color="auto"/>
                    <w:right w:val="none" w:sz="0" w:space="0" w:color="auto"/>
                  </w:divBdr>
                  <w:divsChild>
                    <w:div w:id="1530681390">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798376080">
      <w:bodyDiv w:val="1"/>
      <w:marLeft w:val="0"/>
      <w:marRight w:val="0"/>
      <w:marTop w:val="0"/>
      <w:marBottom w:val="0"/>
      <w:divBdr>
        <w:top w:val="none" w:sz="0" w:space="0" w:color="auto"/>
        <w:left w:val="none" w:sz="0" w:space="0" w:color="auto"/>
        <w:bottom w:val="none" w:sz="0" w:space="0" w:color="auto"/>
        <w:right w:val="none" w:sz="0" w:space="0" w:color="auto"/>
      </w:divBdr>
    </w:div>
    <w:div w:id="807403640">
      <w:bodyDiv w:val="1"/>
      <w:marLeft w:val="0"/>
      <w:marRight w:val="0"/>
      <w:marTop w:val="0"/>
      <w:marBottom w:val="0"/>
      <w:divBdr>
        <w:top w:val="none" w:sz="0" w:space="0" w:color="auto"/>
        <w:left w:val="none" w:sz="0" w:space="0" w:color="auto"/>
        <w:bottom w:val="none" w:sz="0" w:space="0" w:color="auto"/>
        <w:right w:val="none" w:sz="0" w:space="0" w:color="auto"/>
      </w:divBdr>
      <w:divsChild>
        <w:div w:id="1475562432">
          <w:marLeft w:val="0"/>
          <w:marRight w:val="0"/>
          <w:marTop w:val="0"/>
          <w:marBottom w:val="0"/>
          <w:divBdr>
            <w:top w:val="none" w:sz="0" w:space="0" w:color="auto"/>
            <w:left w:val="none" w:sz="0" w:space="0" w:color="auto"/>
            <w:bottom w:val="none" w:sz="0" w:space="0" w:color="auto"/>
            <w:right w:val="none" w:sz="0" w:space="0" w:color="auto"/>
          </w:divBdr>
          <w:divsChild>
            <w:div w:id="187060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3768">
      <w:bodyDiv w:val="1"/>
      <w:marLeft w:val="0"/>
      <w:marRight w:val="0"/>
      <w:marTop w:val="0"/>
      <w:marBottom w:val="0"/>
      <w:divBdr>
        <w:top w:val="none" w:sz="0" w:space="0" w:color="auto"/>
        <w:left w:val="none" w:sz="0" w:space="0" w:color="auto"/>
        <w:bottom w:val="none" w:sz="0" w:space="0" w:color="auto"/>
        <w:right w:val="none" w:sz="0" w:space="0" w:color="auto"/>
      </w:divBdr>
      <w:divsChild>
        <w:div w:id="356583362">
          <w:marLeft w:val="0"/>
          <w:marRight w:val="0"/>
          <w:marTop w:val="0"/>
          <w:marBottom w:val="0"/>
          <w:divBdr>
            <w:top w:val="none" w:sz="0" w:space="0" w:color="auto"/>
            <w:left w:val="none" w:sz="0" w:space="0" w:color="auto"/>
            <w:bottom w:val="none" w:sz="0" w:space="0" w:color="auto"/>
            <w:right w:val="none" w:sz="0" w:space="0" w:color="auto"/>
          </w:divBdr>
          <w:divsChild>
            <w:div w:id="363596631">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900679733">
      <w:bodyDiv w:val="1"/>
      <w:marLeft w:val="0"/>
      <w:marRight w:val="0"/>
      <w:marTop w:val="0"/>
      <w:marBottom w:val="0"/>
      <w:divBdr>
        <w:top w:val="none" w:sz="0" w:space="0" w:color="auto"/>
        <w:left w:val="none" w:sz="0" w:space="0" w:color="auto"/>
        <w:bottom w:val="none" w:sz="0" w:space="0" w:color="auto"/>
        <w:right w:val="none" w:sz="0" w:space="0" w:color="auto"/>
      </w:divBdr>
    </w:div>
    <w:div w:id="902135632">
      <w:bodyDiv w:val="1"/>
      <w:marLeft w:val="0"/>
      <w:marRight w:val="0"/>
      <w:marTop w:val="0"/>
      <w:marBottom w:val="0"/>
      <w:divBdr>
        <w:top w:val="none" w:sz="0" w:space="0" w:color="auto"/>
        <w:left w:val="none" w:sz="0" w:space="0" w:color="auto"/>
        <w:bottom w:val="none" w:sz="0" w:space="0" w:color="auto"/>
        <w:right w:val="none" w:sz="0" w:space="0" w:color="auto"/>
      </w:divBdr>
      <w:divsChild>
        <w:div w:id="25913042">
          <w:marLeft w:val="360"/>
          <w:marRight w:val="0"/>
          <w:marTop w:val="0"/>
          <w:marBottom w:val="0"/>
          <w:divBdr>
            <w:top w:val="none" w:sz="0" w:space="0" w:color="auto"/>
            <w:left w:val="none" w:sz="0" w:space="0" w:color="auto"/>
            <w:bottom w:val="none" w:sz="0" w:space="0" w:color="auto"/>
            <w:right w:val="none" w:sz="0" w:space="0" w:color="auto"/>
          </w:divBdr>
        </w:div>
      </w:divsChild>
    </w:div>
    <w:div w:id="905996893">
      <w:bodyDiv w:val="1"/>
      <w:marLeft w:val="0"/>
      <w:marRight w:val="0"/>
      <w:marTop w:val="0"/>
      <w:marBottom w:val="0"/>
      <w:divBdr>
        <w:top w:val="none" w:sz="0" w:space="0" w:color="auto"/>
        <w:left w:val="none" w:sz="0" w:space="0" w:color="auto"/>
        <w:bottom w:val="none" w:sz="0" w:space="0" w:color="auto"/>
        <w:right w:val="none" w:sz="0" w:space="0" w:color="auto"/>
      </w:divBdr>
      <w:divsChild>
        <w:div w:id="44179640">
          <w:marLeft w:val="0"/>
          <w:marRight w:val="0"/>
          <w:marTop w:val="0"/>
          <w:marBottom w:val="0"/>
          <w:divBdr>
            <w:top w:val="none" w:sz="0" w:space="0" w:color="auto"/>
            <w:left w:val="none" w:sz="0" w:space="0" w:color="auto"/>
            <w:bottom w:val="none" w:sz="0" w:space="0" w:color="auto"/>
            <w:right w:val="none" w:sz="0" w:space="0" w:color="auto"/>
          </w:divBdr>
          <w:divsChild>
            <w:div w:id="64521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0428">
      <w:bodyDiv w:val="1"/>
      <w:marLeft w:val="0"/>
      <w:marRight w:val="0"/>
      <w:marTop w:val="0"/>
      <w:marBottom w:val="0"/>
      <w:divBdr>
        <w:top w:val="none" w:sz="0" w:space="0" w:color="auto"/>
        <w:left w:val="none" w:sz="0" w:space="0" w:color="auto"/>
        <w:bottom w:val="none" w:sz="0" w:space="0" w:color="auto"/>
        <w:right w:val="none" w:sz="0" w:space="0" w:color="auto"/>
      </w:divBdr>
    </w:div>
    <w:div w:id="940407730">
      <w:bodyDiv w:val="1"/>
      <w:marLeft w:val="0"/>
      <w:marRight w:val="0"/>
      <w:marTop w:val="0"/>
      <w:marBottom w:val="0"/>
      <w:divBdr>
        <w:top w:val="none" w:sz="0" w:space="0" w:color="auto"/>
        <w:left w:val="none" w:sz="0" w:space="0" w:color="auto"/>
        <w:bottom w:val="none" w:sz="0" w:space="0" w:color="auto"/>
        <w:right w:val="none" w:sz="0" w:space="0" w:color="auto"/>
      </w:divBdr>
      <w:divsChild>
        <w:div w:id="1106005099">
          <w:marLeft w:val="360"/>
          <w:marRight w:val="0"/>
          <w:marTop w:val="0"/>
          <w:marBottom w:val="0"/>
          <w:divBdr>
            <w:top w:val="none" w:sz="0" w:space="0" w:color="auto"/>
            <w:left w:val="none" w:sz="0" w:space="0" w:color="auto"/>
            <w:bottom w:val="none" w:sz="0" w:space="0" w:color="auto"/>
            <w:right w:val="none" w:sz="0" w:space="0" w:color="auto"/>
          </w:divBdr>
        </w:div>
      </w:divsChild>
    </w:div>
    <w:div w:id="968122278">
      <w:bodyDiv w:val="1"/>
      <w:marLeft w:val="0"/>
      <w:marRight w:val="0"/>
      <w:marTop w:val="0"/>
      <w:marBottom w:val="0"/>
      <w:divBdr>
        <w:top w:val="none" w:sz="0" w:space="0" w:color="auto"/>
        <w:left w:val="none" w:sz="0" w:space="0" w:color="auto"/>
        <w:bottom w:val="none" w:sz="0" w:space="0" w:color="auto"/>
        <w:right w:val="none" w:sz="0" w:space="0" w:color="auto"/>
      </w:divBdr>
      <w:divsChild>
        <w:div w:id="1475902841">
          <w:marLeft w:val="0"/>
          <w:marRight w:val="0"/>
          <w:marTop w:val="0"/>
          <w:marBottom w:val="0"/>
          <w:divBdr>
            <w:top w:val="none" w:sz="0" w:space="0" w:color="auto"/>
            <w:left w:val="none" w:sz="0" w:space="0" w:color="auto"/>
            <w:bottom w:val="none" w:sz="0" w:space="0" w:color="auto"/>
            <w:right w:val="none" w:sz="0" w:space="0" w:color="auto"/>
          </w:divBdr>
          <w:divsChild>
            <w:div w:id="1887327670">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968780093">
      <w:bodyDiv w:val="1"/>
      <w:marLeft w:val="0"/>
      <w:marRight w:val="0"/>
      <w:marTop w:val="0"/>
      <w:marBottom w:val="0"/>
      <w:divBdr>
        <w:top w:val="none" w:sz="0" w:space="0" w:color="auto"/>
        <w:left w:val="none" w:sz="0" w:space="0" w:color="auto"/>
        <w:bottom w:val="none" w:sz="0" w:space="0" w:color="auto"/>
        <w:right w:val="none" w:sz="0" w:space="0" w:color="auto"/>
      </w:divBdr>
      <w:divsChild>
        <w:div w:id="1573736428">
          <w:marLeft w:val="0"/>
          <w:marRight w:val="0"/>
          <w:marTop w:val="0"/>
          <w:marBottom w:val="360"/>
          <w:divBdr>
            <w:top w:val="single" w:sz="18" w:space="0" w:color="FF3300"/>
            <w:left w:val="none" w:sz="0" w:space="0" w:color="auto"/>
            <w:bottom w:val="none" w:sz="0" w:space="0" w:color="auto"/>
            <w:right w:val="none" w:sz="0" w:space="0" w:color="auto"/>
          </w:divBdr>
          <w:divsChild>
            <w:div w:id="470370648">
              <w:marLeft w:val="0"/>
              <w:marRight w:val="0"/>
              <w:marTop w:val="0"/>
              <w:marBottom w:val="0"/>
              <w:divBdr>
                <w:top w:val="none" w:sz="0" w:space="0" w:color="auto"/>
                <w:left w:val="none" w:sz="0" w:space="0" w:color="auto"/>
                <w:bottom w:val="none" w:sz="0" w:space="0" w:color="auto"/>
                <w:right w:val="none" w:sz="0" w:space="0" w:color="auto"/>
              </w:divBdr>
              <w:divsChild>
                <w:div w:id="683440040">
                  <w:marLeft w:val="0"/>
                  <w:marRight w:val="-5040"/>
                  <w:marTop w:val="0"/>
                  <w:marBottom w:val="0"/>
                  <w:divBdr>
                    <w:top w:val="none" w:sz="0" w:space="0" w:color="auto"/>
                    <w:left w:val="none" w:sz="0" w:space="0" w:color="auto"/>
                    <w:bottom w:val="none" w:sz="0" w:space="0" w:color="auto"/>
                    <w:right w:val="none" w:sz="0" w:space="0" w:color="auto"/>
                  </w:divBdr>
                  <w:divsChild>
                    <w:div w:id="1003360455">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994140676">
      <w:bodyDiv w:val="1"/>
      <w:marLeft w:val="0"/>
      <w:marRight w:val="0"/>
      <w:marTop w:val="0"/>
      <w:marBottom w:val="0"/>
      <w:divBdr>
        <w:top w:val="none" w:sz="0" w:space="0" w:color="auto"/>
        <w:left w:val="none" w:sz="0" w:space="0" w:color="auto"/>
        <w:bottom w:val="none" w:sz="0" w:space="0" w:color="auto"/>
        <w:right w:val="none" w:sz="0" w:space="0" w:color="auto"/>
      </w:divBdr>
      <w:divsChild>
        <w:div w:id="313023829">
          <w:marLeft w:val="0"/>
          <w:marRight w:val="0"/>
          <w:marTop w:val="0"/>
          <w:marBottom w:val="0"/>
          <w:divBdr>
            <w:top w:val="none" w:sz="0" w:space="0" w:color="auto"/>
            <w:left w:val="none" w:sz="0" w:space="0" w:color="auto"/>
            <w:bottom w:val="none" w:sz="0" w:space="0" w:color="auto"/>
            <w:right w:val="none" w:sz="0" w:space="0" w:color="auto"/>
          </w:divBdr>
          <w:divsChild>
            <w:div w:id="799887212">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1034696647">
      <w:bodyDiv w:val="1"/>
      <w:marLeft w:val="0"/>
      <w:marRight w:val="0"/>
      <w:marTop w:val="0"/>
      <w:marBottom w:val="0"/>
      <w:divBdr>
        <w:top w:val="none" w:sz="0" w:space="0" w:color="auto"/>
        <w:left w:val="none" w:sz="0" w:space="0" w:color="auto"/>
        <w:bottom w:val="none" w:sz="0" w:space="0" w:color="auto"/>
        <w:right w:val="none" w:sz="0" w:space="0" w:color="auto"/>
      </w:divBdr>
    </w:div>
    <w:div w:id="1040280925">
      <w:bodyDiv w:val="1"/>
      <w:marLeft w:val="0"/>
      <w:marRight w:val="0"/>
      <w:marTop w:val="0"/>
      <w:marBottom w:val="0"/>
      <w:divBdr>
        <w:top w:val="none" w:sz="0" w:space="0" w:color="auto"/>
        <w:left w:val="none" w:sz="0" w:space="0" w:color="auto"/>
        <w:bottom w:val="none" w:sz="0" w:space="0" w:color="auto"/>
        <w:right w:val="none" w:sz="0" w:space="0" w:color="auto"/>
      </w:divBdr>
    </w:div>
    <w:div w:id="1050302738">
      <w:bodyDiv w:val="1"/>
      <w:marLeft w:val="0"/>
      <w:marRight w:val="0"/>
      <w:marTop w:val="0"/>
      <w:marBottom w:val="0"/>
      <w:divBdr>
        <w:top w:val="none" w:sz="0" w:space="0" w:color="auto"/>
        <w:left w:val="none" w:sz="0" w:space="0" w:color="auto"/>
        <w:bottom w:val="none" w:sz="0" w:space="0" w:color="auto"/>
        <w:right w:val="none" w:sz="0" w:space="0" w:color="auto"/>
      </w:divBdr>
      <w:divsChild>
        <w:div w:id="1545214682">
          <w:marLeft w:val="0"/>
          <w:marRight w:val="0"/>
          <w:marTop w:val="0"/>
          <w:marBottom w:val="0"/>
          <w:divBdr>
            <w:top w:val="none" w:sz="0" w:space="0" w:color="auto"/>
            <w:left w:val="none" w:sz="0" w:space="0" w:color="auto"/>
            <w:bottom w:val="none" w:sz="0" w:space="0" w:color="auto"/>
            <w:right w:val="none" w:sz="0" w:space="0" w:color="auto"/>
          </w:divBdr>
          <w:divsChild>
            <w:div w:id="45580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7512">
      <w:bodyDiv w:val="1"/>
      <w:marLeft w:val="0"/>
      <w:marRight w:val="0"/>
      <w:marTop w:val="0"/>
      <w:marBottom w:val="0"/>
      <w:divBdr>
        <w:top w:val="none" w:sz="0" w:space="0" w:color="auto"/>
        <w:left w:val="none" w:sz="0" w:space="0" w:color="auto"/>
        <w:bottom w:val="none" w:sz="0" w:space="0" w:color="auto"/>
        <w:right w:val="none" w:sz="0" w:space="0" w:color="auto"/>
      </w:divBdr>
    </w:div>
    <w:div w:id="1105467548">
      <w:bodyDiv w:val="1"/>
      <w:marLeft w:val="0"/>
      <w:marRight w:val="0"/>
      <w:marTop w:val="0"/>
      <w:marBottom w:val="0"/>
      <w:divBdr>
        <w:top w:val="none" w:sz="0" w:space="0" w:color="auto"/>
        <w:left w:val="none" w:sz="0" w:space="0" w:color="auto"/>
        <w:bottom w:val="none" w:sz="0" w:space="0" w:color="auto"/>
        <w:right w:val="none" w:sz="0" w:space="0" w:color="auto"/>
      </w:divBdr>
    </w:div>
    <w:div w:id="1116171228">
      <w:bodyDiv w:val="1"/>
      <w:marLeft w:val="0"/>
      <w:marRight w:val="0"/>
      <w:marTop w:val="0"/>
      <w:marBottom w:val="0"/>
      <w:divBdr>
        <w:top w:val="none" w:sz="0" w:space="0" w:color="auto"/>
        <w:left w:val="none" w:sz="0" w:space="0" w:color="auto"/>
        <w:bottom w:val="none" w:sz="0" w:space="0" w:color="auto"/>
        <w:right w:val="none" w:sz="0" w:space="0" w:color="auto"/>
      </w:divBdr>
    </w:div>
    <w:div w:id="1120955907">
      <w:bodyDiv w:val="1"/>
      <w:marLeft w:val="0"/>
      <w:marRight w:val="0"/>
      <w:marTop w:val="0"/>
      <w:marBottom w:val="0"/>
      <w:divBdr>
        <w:top w:val="none" w:sz="0" w:space="0" w:color="auto"/>
        <w:left w:val="none" w:sz="0" w:space="0" w:color="auto"/>
        <w:bottom w:val="none" w:sz="0" w:space="0" w:color="auto"/>
        <w:right w:val="none" w:sz="0" w:space="0" w:color="auto"/>
      </w:divBdr>
    </w:div>
    <w:div w:id="1130632616">
      <w:bodyDiv w:val="1"/>
      <w:marLeft w:val="0"/>
      <w:marRight w:val="0"/>
      <w:marTop w:val="0"/>
      <w:marBottom w:val="0"/>
      <w:divBdr>
        <w:top w:val="none" w:sz="0" w:space="0" w:color="auto"/>
        <w:left w:val="none" w:sz="0" w:space="0" w:color="auto"/>
        <w:bottom w:val="none" w:sz="0" w:space="0" w:color="auto"/>
        <w:right w:val="none" w:sz="0" w:space="0" w:color="auto"/>
      </w:divBdr>
    </w:div>
    <w:div w:id="1158808582">
      <w:bodyDiv w:val="1"/>
      <w:marLeft w:val="0"/>
      <w:marRight w:val="0"/>
      <w:marTop w:val="0"/>
      <w:marBottom w:val="0"/>
      <w:divBdr>
        <w:top w:val="none" w:sz="0" w:space="0" w:color="auto"/>
        <w:left w:val="none" w:sz="0" w:space="0" w:color="auto"/>
        <w:bottom w:val="none" w:sz="0" w:space="0" w:color="auto"/>
        <w:right w:val="none" w:sz="0" w:space="0" w:color="auto"/>
      </w:divBdr>
      <w:divsChild>
        <w:div w:id="1773088126">
          <w:marLeft w:val="0"/>
          <w:marRight w:val="0"/>
          <w:marTop w:val="0"/>
          <w:marBottom w:val="360"/>
          <w:divBdr>
            <w:top w:val="single" w:sz="18" w:space="0" w:color="FF3300"/>
            <w:left w:val="none" w:sz="0" w:space="0" w:color="auto"/>
            <w:bottom w:val="none" w:sz="0" w:space="0" w:color="auto"/>
            <w:right w:val="none" w:sz="0" w:space="0" w:color="auto"/>
          </w:divBdr>
          <w:divsChild>
            <w:div w:id="1806700444">
              <w:marLeft w:val="0"/>
              <w:marRight w:val="0"/>
              <w:marTop w:val="0"/>
              <w:marBottom w:val="0"/>
              <w:divBdr>
                <w:top w:val="none" w:sz="0" w:space="0" w:color="auto"/>
                <w:left w:val="none" w:sz="0" w:space="0" w:color="auto"/>
                <w:bottom w:val="none" w:sz="0" w:space="0" w:color="auto"/>
                <w:right w:val="none" w:sz="0" w:space="0" w:color="auto"/>
              </w:divBdr>
              <w:divsChild>
                <w:div w:id="699354497">
                  <w:marLeft w:val="0"/>
                  <w:marRight w:val="-5040"/>
                  <w:marTop w:val="0"/>
                  <w:marBottom w:val="0"/>
                  <w:divBdr>
                    <w:top w:val="none" w:sz="0" w:space="0" w:color="auto"/>
                    <w:left w:val="none" w:sz="0" w:space="0" w:color="auto"/>
                    <w:bottom w:val="none" w:sz="0" w:space="0" w:color="auto"/>
                    <w:right w:val="none" w:sz="0" w:space="0" w:color="auto"/>
                  </w:divBdr>
                  <w:divsChild>
                    <w:div w:id="1335717410">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1177305696">
      <w:bodyDiv w:val="1"/>
      <w:marLeft w:val="0"/>
      <w:marRight w:val="0"/>
      <w:marTop w:val="0"/>
      <w:marBottom w:val="0"/>
      <w:divBdr>
        <w:top w:val="none" w:sz="0" w:space="0" w:color="auto"/>
        <w:left w:val="none" w:sz="0" w:space="0" w:color="auto"/>
        <w:bottom w:val="none" w:sz="0" w:space="0" w:color="auto"/>
        <w:right w:val="none" w:sz="0" w:space="0" w:color="auto"/>
      </w:divBdr>
      <w:divsChild>
        <w:div w:id="1271939679">
          <w:marLeft w:val="0"/>
          <w:marRight w:val="0"/>
          <w:marTop w:val="0"/>
          <w:marBottom w:val="0"/>
          <w:divBdr>
            <w:top w:val="none" w:sz="0" w:space="0" w:color="auto"/>
            <w:left w:val="none" w:sz="0" w:space="0" w:color="auto"/>
            <w:bottom w:val="none" w:sz="0" w:space="0" w:color="auto"/>
            <w:right w:val="none" w:sz="0" w:space="0" w:color="auto"/>
          </w:divBdr>
          <w:divsChild>
            <w:div w:id="1659111590">
              <w:marLeft w:val="238"/>
              <w:marRight w:val="0"/>
              <w:marTop w:val="0"/>
              <w:marBottom w:val="0"/>
              <w:divBdr>
                <w:top w:val="none" w:sz="0" w:space="0" w:color="auto"/>
                <w:left w:val="none" w:sz="0" w:space="0" w:color="auto"/>
                <w:bottom w:val="none" w:sz="0" w:space="0" w:color="auto"/>
                <w:right w:val="none" w:sz="0" w:space="0" w:color="auto"/>
              </w:divBdr>
              <w:divsChild>
                <w:div w:id="1848862733">
                  <w:marLeft w:val="0"/>
                  <w:marRight w:val="0"/>
                  <w:marTop w:val="0"/>
                  <w:marBottom w:val="0"/>
                  <w:divBdr>
                    <w:top w:val="none" w:sz="0" w:space="0" w:color="auto"/>
                    <w:left w:val="none" w:sz="0" w:space="0" w:color="auto"/>
                    <w:bottom w:val="none" w:sz="0" w:space="0" w:color="auto"/>
                    <w:right w:val="none" w:sz="0" w:space="0" w:color="auto"/>
                  </w:divBdr>
                  <w:divsChild>
                    <w:div w:id="6697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772020">
      <w:bodyDiv w:val="1"/>
      <w:marLeft w:val="0"/>
      <w:marRight w:val="0"/>
      <w:marTop w:val="0"/>
      <w:marBottom w:val="0"/>
      <w:divBdr>
        <w:top w:val="none" w:sz="0" w:space="0" w:color="auto"/>
        <w:left w:val="none" w:sz="0" w:space="0" w:color="auto"/>
        <w:bottom w:val="none" w:sz="0" w:space="0" w:color="auto"/>
        <w:right w:val="none" w:sz="0" w:space="0" w:color="auto"/>
      </w:divBdr>
      <w:divsChild>
        <w:div w:id="1823546255">
          <w:marLeft w:val="0"/>
          <w:marRight w:val="0"/>
          <w:marTop w:val="0"/>
          <w:marBottom w:val="0"/>
          <w:divBdr>
            <w:top w:val="none" w:sz="0" w:space="0" w:color="auto"/>
            <w:left w:val="none" w:sz="0" w:space="0" w:color="auto"/>
            <w:bottom w:val="none" w:sz="0" w:space="0" w:color="auto"/>
            <w:right w:val="none" w:sz="0" w:space="0" w:color="auto"/>
          </w:divBdr>
          <w:divsChild>
            <w:div w:id="1961760492">
              <w:marLeft w:val="301"/>
              <w:marRight w:val="0"/>
              <w:marTop w:val="0"/>
              <w:marBottom w:val="0"/>
              <w:divBdr>
                <w:top w:val="none" w:sz="0" w:space="0" w:color="auto"/>
                <w:left w:val="none" w:sz="0" w:space="0" w:color="auto"/>
                <w:bottom w:val="none" w:sz="0" w:space="0" w:color="auto"/>
                <w:right w:val="none" w:sz="0" w:space="0" w:color="auto"/>
              </w:divBdr>
              <w:divsChild>
                <w:div w:id="183397203">
                  <w:marLeft w:val="0"/>
                  <w:marRight w:val="0"/>
                  <w:marTop w:val="0"/>
                  <w:marBottom w:val="0"/>
                  <w:divBdr>
                    <w:top w:val="none" w:sz="0" w:space="0" w:color="auto"/>
                    <w:left w:val="none" w:sz="0" w:space="0" w:color="auto"/>
                    <w:bottom w:val="none" w:sz="0" w:space="0" w:color="auto"/>
                    <w:right w:val="none" w:sz="0" w:space="0" w:color="auto"/>
                  </w:divBdr>
                  <w:divsChild>
                    <w:div w:id="143216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443396">
      <w:bodyDiv w:val="1"/>
      <w:marLeft w:val="0"/>
      <w:marRight w:val="0"/>
      <w:marTop w:val="0"/>
      <w:marBottom w:val="0"/>
      <w:divBdr>
        <w:top w:val="none" w:sz="0" w:space="0" w:color="auto"/>
        <w:left w:val="none" w:sz="0" w:space="0" w:color="auto"/>
        <w:bottom w:val="none" w:sz="0" w:space="0" w:color="auto"/>
        <w:right w:val="none" w:sz="0" w:space="0" w:color="auto"/>
      </w:divBdr>
    </w:div>
    <w:div w:id="1207372901">
      <w:bodyDiv w:val="1"/>
      <w:marLeft w:val="0"/>
      <w:marRight w:val="0"/>
      <w:marTop w:val="0"/>
      <w:marBottom w:val="0"/>
      <w:divBdr>
        <w:top w:val="none" w:sz="0" w:space="0" w:color="auto"/>
        <w:left w:val="none" w:sz="0" w:space="0" w:color="auto"/>
        <w:bottom w:val="none" w:sz="0" w:space="0" w:color="auto"/>
        <w:right w:val="none" w:sz="0" w:space="0" w:color="auto"/>
      </w:divBdr>
    </w:div>
    <w:div w:id="1218974632">
      <w:bodyDiv w:val="1"/>
      <w:marLeft w:val="0"/>
      <w:marRight w:val="0"/>
      <w:marTop w:val="0"/>
      <w:marBottom w:val="0"/>
      <w:divBdr>
        <w:top w:val="none" w:sz="0" w:space="0" w:color="auto"/>
        <w:left w:val="none" w:sz="0" w:space="0" w:color="auto"/>
        <w:bottom w:val="none" w:sz="0" w:space="0" w:color="auto"/>
        <w:right w:val="none" w:sz="0" w:space="0" w:color="auto"/>
      </w:divBdr>
    </w:div>
    <w:div w:id="1223567731">
      <w:bodyDiv w:val="1"/>
      <w:marLeft w:val="0"/>
      <w:marRight w:val="0"/>
      <w:marTop w:val="0"/>
      <w:marBottom w:val="0"/>
      <w:divBdr>
        <w:top w:val="none" w:sz="0" w:space="0" w:color="auto"/>
        <w:left w:val="none" w:sz="0" w:space="0" w:color="auto"/>
        <w:bottom w:val="none" w:sz="0" w:space="0" w:color="auto"/>
        <w:right w:val="none" w:sz="0" w:space="0" w:color="auto"/>
      </w:divBdr>
      <w:divsChild>
        <w:div w:id="1054229954">
          <w:marLeft w:val="0"/>
          <w:marRight w:val="0"/>
          <w:marTop w:val="0"/>
          <w:marBottom w:val="0"/>
          <w:divBdr>
            <w:top w:val="none" w:sz="0" w:space="0" w:color="auto"/>
            <w:left w:val="none" w:sz="0" w:space="0" w:color="auto"/>
            <w:bottom w:val="none" w:sz="0" w:space="0" w:color="auto"/>
            <w:right w:val="none" w:sz="0" w:space="0" w:color="auto"/>
          </w:divBdr>
          <w:divsChild>
            <w:div w:id="1804224635">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1239286913">
      <w:bodyDiv w:val="1"/>
      <w:marLeft w:val="0"/>
      <w:marRight w:val="0"/>
      <w:marTop w:val="0"/>
      <w:marBottom w:val="0"/>
      <w:divBdr>
        <w:top w:val="none" w:sz="0" w:space="0" w:color="auto"/>
        <w:left w:val="none" w:sz="0" w:space="0" w:color="auto"/>
        <w:bottom w:val="none" w:sz="0" w:space="0" w:color="auto"/>
        <w:right w:val="none" w:sz="0" w:space="0" w:color="auto"/>
      </w:divBdr>
      <w:divsChild>
        <w:div w:id="1378121972">
          <w:marLeft w:val="0"/>
          <w:marRight w:val="0"/>
          <w:marTop w:val="0"/>
          <w:marBottom w:val="360"/>
          <w:divBdr>
            <w:top w:val="single" w:sz="18" w:space="0" w:color="FF3300"/>
            <w:left w:val="none" w:sz="0" w:space="0" w:color="auto"/>
            <w:bottom w:val="none" w:sz="0" w:space="0" w:color="auto"/>
            <w:right w:val="none" w:sz="0" w:space="0" w:color="auto"/>
          </w:divBdr>
          <w:divsChild>
            <w:div w:id="608201267">
              <w:marLeft w:val="0"/>
              <w:marRight w:val="0"/>
              <w:marTop w:val="0"/>
              <w:marBottom w:val="0"/>
              <w:divBdr>
                <w:top w:val="none" w:sz="0" w:space="0" w:color="auto"/>
                <w:left w:val="none" w:sz="0" w:space="0" w:color="auto"/>
                <w:bottom w:val="none" w:sz="0" w:space="0" w:color="auto"/>
                <w:right w:val="none" w:sz="0" w:space="0" w:color="auto"/>
              </w:divBdr>
              <w:divsChild>
                <w:div w:id="1375931991">
                  <w:marLeft w:val="0"/>
                  <w:marRight w:val="-5040"/>
                  <w:marTop w:val="0"/>
                  <w:marBottom w:val="0"/>
                  <w:divBdr>
                    <w:top w:val="none" w:sz="0" w:space="0" w:color="auto"/>
                    <w:left w:val="none" w:sz="0" w:space="0" w:color="auto"/>
                    <w:bottom w:val="none" w:sz="0" w:space="0" w:color="auto"/>
                    <w:right w:val="none" w:sz="0" w:space="0" w:color="auto"/>
                  </w:divBdr>
                  <w:divsChild>
                    <w:div w:id="53426831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1259755403">
      <w:bodyDiv w:val="1"/>
      <w:marLeft w:val="0"/>
      <w:marRight w:val="0"/>
      <w:marTop w:val="0"/>
      <w:marBottom w:val="0"/>
      <w:divBdr>
        <w:top w:val="none" w:sz="0" w:space="0" w:color="auto"/>
        <w:left w:val="none" w:sz="0" w:space="0" w:color="auto"/>
        <w:bottom w:val="none" w:sz="0" w:space="0" w:color="auto"/>
        <w:right w:val="none" w:sz="0" w:space="0" w:color="auto"/>
      </w:divBdr>
      <w:divsChild>
        <w:div w:id="862017938">
          <w:marLeft w:val="0"/>
          <w:marRight w:val="0"/>
          <w:marTop w:val="0"/>
          <w:marBottom w:val="0"/>
          <w:divBdr>
            <w:top w:val="none" w:sz="0" w:space="0" w:color="auto"/>
            <w:left w:val="none" w:sz="0" w:space="0" w:color="auto"/>
            <w:bottom w:val="none" w:sz="0" w:space="0" w:color="auto"/>
            <w:right w:val="none" w:sz="0" w:space="0" w:color="auto"/>
          </w:divBdr>
          <w:divsChild>
            <w:div w:id="61173150">
              <w:marLeft w:val="0"/>
              <w:marRight w:val="0"/>
              <w:marTop w:val="0"/>
              <w:marBottom w:val="0"/>
              <w:divBdr>
                <w:top w:val="none" w:sz="0" w:space="0" w:color="auto"/>
                <w:left w:val="none" w:sz="0" w:space="0" w:color="auto"/>
                <w:bottom w:val="none" w:sz="0" w:space="0" w:color="auto"/>
                <w:right w:val="none" w:sz="0" w:space="0" w:color="auto"/>
              </w:divBdr>
            </w:div>
            <w:div w:id="65999079">
              <w:marLeft w:val="0"/>
              <w:marRight w:val="0"/>
              <w:marTop w:val="0"/>
              <w:marBottom w:val="0"/>
              <w:divBdr>
                <w:top w:val="none" w:sz="0" w:space="0" w:color="auto"/>
                <w:left w:val="none" w:sz="0" w:space="0" w:color="auto"/>
                <w:bottom w:val="none" w:sz="0" w:space="0" w:color="auto"/>
                <w:right w:val="none" w:sz="0" w:space="0" w:color="auto"/>
              </w:divBdr>
            </w:div>
            <w:div w:id="127630226">
              <w:marLeft w:val="0"/>
              <w:marRight w:val="0"/>
              <w:marTop w:val="0"/>
              <w:marBottom w:val="0"/>
              <w:divBdr>
                <w:top w:val="none" w:sz="0" w:space="0" w:color="auto"/>
                <w:left w:val="none" w:sz="0" w:space="0" w:color="auto"/>
                <w:bottom w:val="none" w:sz="0" w:space="0" w:color="auto"/>
                <w:right w:val="none" w:sz="0" w:space="0" w:color="auto"/>
              </w:divBdr>
            </w:div>
            <w:div w:id="150682393">
              <w:marLeft w:val="0"/>
              <w:marRight w:val="0"/>
              <w:marTop w:val="0"/>
              <w:marBottom w:val="0"/>
              <w:divBdr>
                <w:top w:val="none" w:sz="0" w:space="0" w:color="auto"/>
                <w:left w:val="none" w:sz="0" w:space="0" w:color="auto"/>
                <w:bottom w:val="none" w:sz="0" w:space="0" w:color="auto"/>
                <w:right w:val="none" w:sz="0" w:space="0" w:color="auto"/>
              </w:divBdr>
            </w:div>
            <w:div w:id="232813225">
              <w:marLeft w:val="0"/>
              <w:marRight w:val="0"/>
              <w:marTop w:val="0"/>
              <w:marBottom w:val="0"/>
              <w:divBdr>
                <w:top w:val="none" w:sz="0" w:space="0" w:color="auto"/>
                <w:left w:val="none" w:sz="0" w:space="0" w:color="auto"/>
                <w:bottom w:val="none" w:sz="0" w:space="0" w:color="auto"/>
                <w:right w:val="none" w:sz="0" w:space="0" w:color="auto"/>
              </w:divBdr>
            </w:div>
            <w:div w:id="316500581">
              <w:marLeft w:val="0"/>
              <w:marRight w:val="0"/>
              <w:marTop w:val="0"/>
              <w:marBottom w:val="0"/>
              <w:divBdr>
                <w:top w:val="none" w:sz="0" w:space="0" w:color="auto"/>
                <w:left w:val="none" w:sz="0" w:space="0" w:color="auto"/>
                <w:bottom w:val="none" w:sz="0" w:space="0" w:color="auto"/>
                <w:right w:val="none" w:sz="0" w:space="0" w:color="auto"/>
              </w:divBdr>
            </w:div>
            <w:div w:id="645664822">
              <w:marLeft w:val="0"/>
              <w:marRight w:val="0"/>
              <w:marTop w:val="0"/>
              <w:marBottom w:val="0"/>
              <w:divBdr>
                <w:top w:val="none" w:sz="0" w:space="0" w:color="auto"/>
                <w:left w:val="none" w:sz="0" w:space="0" w:color="auto"/>
                <w:bottom w:val="none" w:sz="0" w:space="0" w:color="auto"/>
                <w:right w:val="none" w:sz="0" w:space="0" w:color="auto"/>
              </w:divBdr>
            </w:div>
            <w:div w:id="657073958">
              <w:marLeft w:val="0"/>
              <w:marRight w:val="0"/>
              <w:marTop w:val="0"/>
              <w:marBottom w:val="0"/>
              <w:divBdr>
                <w:top w:val="none" w:sz="0" w:space="0" w:color="auto"/>
                <w:left w:val="none" w:sz="0" w:space="0" w:color="auto"/>
                <w:bottom w:val="none" w:sz="0" w:space="0" w:color="auto"/>
                <w:right w:val="none" w:sz="0" w:space="0" w:color="auto"/>
              </w:divBdr>
            </w:div>
            <w:div w:id="663439938">
              <w:marLeft w:val="0"/>
              <w:marRight w:val="0"/>
              <w:marTop w:val="0"/>
              <w:marBottom w:val="0"/>
              <w:divBdr>
                <w:top w:val="none" w:sz="0" w:space="0" w:color="auto"/>
                <w:left w:val="none" w:sz="0" w:space="0" w:color="auto"/>
                <w:bottom w:val="none" w:sz="0" w:space="0" w:color="auto"/>
                <w:right w:val="none" w:sz="0" w:space="0" w:color="auto"/>
              </w:divBdr>
            </w:div>
            <w:div w:id="697662046">
              <w:marLeft w:val="0"/>
              <w:marRight w:val="0"/>
              <w:marTop w:val="0"/>
              <w:marBottom w:val="0"/>
              <w:divBdr>
                <w:top w:val="none" w:sz="0" w:space="0" w:color="auto"/>
                <w:left w:val="none" w:sz="0" w:space="0" w:color="auto"/>
                <w:bottom w:val="none" w:sz="0" w:space="0" w:color="auto"/>
                <w:right w:val="none" w:sz="0" w:space="0" w:color="auto"/>
              </w:divBdr>
            </w:div>
            <w:div w:id="906960179">
              <w:marLeft w:val="0"/>
              <w:marRight w:val="0"/>
              <w:marTop w:val="0"/>
              <w:marBottom w:val="0"/>
              <w:divBdr>
                <w:top w:val="none" w:sz="0" w:space="0" w:color="auto"/>
                <w:left w:val="none" w:sz="0" w:space="0" w:color="auto"/>
                <w:bottom w:val="none" w:sz="0" w:space="0" w:color="auto"/>
                <w:right w:val="none" w:sz="0" w:space="0" w:color="auto"/>
              </w:divBdr>
            </w:div>
            <w:div w:id="910196640">
              <w:marLeft w:val="0"/>
              <w:marRight w:val="0"/>
              <w:marTop w:val="0"/>
              <w:marBottom w:val="0"/>
              <w:divBdr>
                <w:top w:val="none" w:sz="0" w:space="0" w:color="auto"/>
                <w:left w:val="none" w:sz="0" w:space="0" w:color="auto"/>
                <w:bottom w:val="none" w:sz="0" w:space="0" w:color="auto"/>
                <w:right w:val="none" w:sz="0" w:space="0" w:color="auto"/>
              </w:divBdr>
            </w:div>
            <w:div w:id="946546316">
              <w:marLeft w:val="0"/>
              <w:marRight w:val="0"/>
              <w:marTop w:val="0"/>
              <w:marBottom w:val="0"/>
              <w:divBdr>
                <w:top w:val="none" w:sz="0" w:space="0" w:color="auto"/>
                <w:left w:val="none" w:sz="0" w:space="0" w:color="auto"/>
                <w:bottom w:val="none" w:sz="0" w:space="0" w:color="auto"/>
                <w:right w:val="none" w:sz="0" w:space="0" w:color="auto"/>
              </w:divBdr>
            </w:div>
            <w:div w:id="962887195">
              <w:marLeft w:val="0"/>
              <w:marRight w:val="0"/>
              <w:marTop w:val="0"/>
              <w:marBottom w:val="0"/>
              <w:divBdr>
                <w:top w:val="none" w:sz="0" w:space="0" w:color="auto"/>
                <w:left w:val="none" w:sz="0" w:space="0" w:color="auto"/>
                <w:bottom w:val="none" w:sz="0" w:space="0" w:color="auto"/>
                <w:right w:val="none" w:sz="0" w:space="0" w:color="auto"/>
              </w:divBdr>
            </w:div>
            <w:div w:id="1007252272">
              <w:marLeft w:val="0"/>
              <w:marRight w:val="0"/>
              <w:marTop w:val="0"/>
              <w:marBottom w:val="0"/>
              <w:divBdr>
                <w:top w:val="none" w:sz="0" w:space="0" w:color="auto"/>
                <w:left w:val="none" w:sz="0" w:space="0" w:color="auto"/>
                <w:bottom w:val="none" w:sz="0" w:space="0" w:color="auto"/>
                <w:right w:val="none" w:sz="0" w:space="0" w:color="auto"/>
              </w:divBdr>
            </w:div>
            <w:div w:id="1068190649">
              <w:marLeft w:val="0"/>
              <w:marRight w:val="0"/>
              <w:marTop w:val="0"/>
              <w:marBottom w:val="0"/>
              <w:divBdr>
                <w:top w:val="none" w:sz="0" w:space="0" w:color="auto"/>
                <w:left w:val="none" w:sz="0" w:space="0" w:color="auto"/>
                <w:bottom w:val="none" w:sz="0" w:space="0" w:color="auto"/>
                <w:right w:val="none" w:sz="0" w:space="0" w:color="auto"/>
              </w:divBdr>
            </w:div>
            <w:div w:id="1151408239">
              <w:marLeft w:val="0"/>
              <w:marRight w:val="0"/>
              <w:marTop w:val="0"/>
              <w:marBottom w:val="0"/>
              <w:divBdr>
                <w:top w:val="none" w:sz="0" w:space="0" w:color="auto"/>
                <w:left w:val="none" w:sz="0" w:space="0" w:color="auto"/>
                <w:bottom w:val="none" w:sz="0" w:space="0" w:color="auto"/>
                <w:right w:val="none" w:sz="0" w:space="0" w:color="auto"/>
              </w:divBdr>
            </w:div>
            <w:div w:id="1253900785">
              <w:marLeft w:val="0"/>
              <w:marRight w:val="0"/>
              <w:marTop w:val="0"/>
              <w:marBottom w:val="0"/>
              <w:divBdr>
                <w:top w:val="none" w:sz="0" w:space="0" w:color="auto"/>
                <w:left w:val="none" w:sz="0" w:space="0" w:color="auto"/>
                <w:bottom w:val="none" w:sz="0" w:space="0" w:color="auto"/>
                <w:right w:val="none" w:sz="0" w:space="0" w:color="auto"/>
              </w:divBdr>
            </w:div>
            <w:div w:id="1347443789">
              <w:marLeft w:val="0"/>
              <w:marRight w:val="0"/>
              <w:marTop w:val="0"/>
              <w:marBottom w:val="0"/>
              <w:divBdr>
                <w:top w:val="none" w:sz="0" w:space="0" w:color="auto"/>
                <w:left w:val="none" w:sz="0" w:space="0" w:color="auto"/>
                <w:bottom w:val="none" w:sz="0" w:space="0" w:color="auto"/>
                <w:right w:val="none" w:sz="0" w:space="0" w:color="auto"/>
              </w:divBdr>
            </w:div>
            <w:div w:id="1382749246">
              <w:marLeft w:val="0"/>
              <w:marRight w:val="0"/>
              <w:marTop w:val="0"/>
              <w:marBottom w:val="0"/>
              <w:divBdr>
                <w:top w:val="none" w:sz="0" w:space="0" w:color="auto"/>
                <w:left w:val="none" w:sz="0" w:space="0" w:color="auto"/>
                <w:bottom w:val="none" w:sz="0" w:space="0" w:color="auto"/>
                <w:right w:val="none" w:sz="0" w:space="0" w:color="auto"/>
              </w:divBdr>
            </w:div>
            <w:div w:id="1502156714">
              <w:marLeft w:val="0"/>
              <w:marRight w:val="0"/>
              <w:marTop w:val="0"/>
              <w:marBottom w:val="0"/>
              <w:divBdr>
                <w:top w:val="none" w:sz="0" w:space="0" w:color="auto"/>
                <w:left w:val="none" w:sz="0" w:space="0" w:color="auto"/>
                <w:bottom w:val="none" w:sz="0" w:space="0" w:color="auto"/>
                <w:right w:val="none" w:sz="0" w:space="0" w:color="auto"/>
              </w:divBdr>
            </w:div>
            <w:div w:id="1538472355">
              <w:marLeft w:val="0"/>
              <w:marRight w:val="0"/>
              <w:marTop w:val="0"/>
              <w:marBottom w:val="0"/>
              <w:divBdr>
                <w:top w:val="none" w:sz="0" w:space="0" w:color="auto"/>
                <w:left w:val="none" w:sz="0" w:space="0" w:color="auto"/>
                <w:bottom w:val="none" w:sz="0" w:space="0" w:color="auto"/>
                <w:right w:val="none" w:sz="0" w:space="0" w:color="auto"/>
              </w:divBdr>
            </w:div>
            <w:div w:id="1545798937">
              <w:marLeft w:val="0"/>
              <w:marRight w:val="0"/>
              <w:marTop w:val="0"/>
              <w:marBottom w:val="0"/>
              <w:divBdr>
                <w:top w:val="none" w:sz="0" w:space="0" w:color="auto"/>
                <w:left w:val="none" w:sz="0" w:space="0" w:color="auto"/>
                <w:bottom w:val="none" w:sz="0" w:space="0" w:color="auto"/>
                <w:right w:val="none" w:sz="0" w:space="0" w:color="auto"/>
              </w:divBdr>
            </w:div>
            <w:div w:id="1566800776">
              <w:marLeft w:val="0"/>
              <w:marRight w:val="0"/>
              <w:marTop w:val="0"/>
              <w:marBottom w:val="0"/>
              <w:divBdr>
                <w:top w:val="none" w:sz="0" w:space="0" w:color="auto"/>
                <w:left w:val="none" w:sz="0" w:space="0" w:color="auto"/>
                <w:bottom w:val="none" w:sz="0" w:space="0" w:color="auto"/>
                <w:right w:val="none" w:sz="0" w:space="0" w:color="auto"/>
              </w:divBdr>
            </w:div>
            <w:div w:id="1596590948">
              <w:marLeft w:val="0"/>
              <w:marRight w:val="0"/>
              <w:marTop w:val="0"/>
              <w:marBottom w:val="0"/>
              <w:divBdr>
                <w:top w:val="none" w:sz="0" w:space="0" w:color="auto"/>
                <w:left w:val="none" w:sz="0" w:space="0" w:color="auto"/>
                <w:bottom w:val="none" w:sz="0" w:space="0" w:color="auto"/>
                <w:right w:val="none" w:sz="0" w:space="0" w:color="auto"/>
              </w:divBdr>
            </w:div>
            <w:div w:id="1730108972">
              <w:marLeft w:val="0"/>
              <w:marRight w:val="0"/>
              <w:marTop w:val="0"/>
              <w:marBottom w:val="0"/>
              <w:divBdr>
                <w:top w:val="none" w:sz="0" w:space="0" w:color="auto"/>
                <w:left w:val="none" w:sz="0" w:space="0" w:color="auto"/>
                <w:bottom w:val="none" w:sz="0" w:space="0" w:color="auto"/>
                <w:right w:val="none" w:sz="0" w:space="0" w:color="auto"/>
              </w:divBdr>
            </w:div>
            <w:div w:id="1753350167">
              <w:marLeft w:val="0"/>
              <w:marRight w:val="0"/>
              <w:marTop w:val="0"/>
              <w:marBottom w:val="0"/>
              <w:divBdr>
                <w:top w:val="none" w:sz="0" w:space="0" w:color="auto"/>
                <w:left w:val="none" w:sz="0" w:space="0" w:color="auto"/>
                <w:bottom w:val="none" w:sz="0" w:space="0" w:color="auto"/>
                <w:right w:val="none" w:sz="0" w:space="0" w:color="auto"/>
              </w:divBdr>
            </w:div>
            <w:div w:id="1764833905">
              <w:marLeft w:val="0"/>
              <w:marRight w:val="0"/>
              <w:marTop w:val="0"/>
              <w:marBottom w:val="0"/>
              <w:divBdr>
                <w:top w:val="none" w:sz="0" w:space="0" w:color="auto"/>
                <w:left w:val="none" w:sz="0" w:space="0" w:color="auto"/>
                <w:bottom w:val="none" w:sz="0" w:space="0" w:color="auto"/>
                <w:right w:val="none" w:sz="0" w:space="0" w:color="auto"/>
              </w:divBdr>
            </w:div>
            <w:div w:id="1833982455">
              <w:marLeft w:val="0"/>
              <w:marRight w:val="0"/>
              <w:marTop w:val="0"/>
              <w:marBottom w:val="0"/>
              <w:divBdr>
                <w:top w:val="none" w:sz="0" w:space="0" w:color="auto"/>
                <w:left w:val="none" w:sz="0" w:space="0" w:color="auto"/>
                <w:bottom w:val="none" w:sz="0" w:space="0" w:color="auto"/>
                <w:right w:val="none" w:sz="0" w:space="0" w:color="auto"/>
              </w:divBdr>
            </w:div>
            <w:div w:id="1891073932">
              <w:marLeft w:val="0"/>
              <w:marRight w:val="0"/>
              <w:marTop w:val="0"/>
              <w:marBottom w:val="0"/>
              <w:divBdr>
                <w:top w:val="none" w:sz="0" w:space="0" w:color="auto"/>
                <w:left w:val="none" w:sz="0" w:space="0" w:color="auto"/>
                <w:bottom w:val="none" w:sz="0" w:space="0" w:color="auto"/>
                <w:right w:val="none" w:sz="0" w:space="0" w:color="auto"/>
              </w:divBdr>
            </w:div>
            <w:div w:id="2035423139">
              <w:marLeft w:val="0"/>
              <w:marRight w:val="0"/>
              <w:marTop w:val="0"/>
              <w:marBottom w:val="0"/>
              <w:divBdr>
                <w:top w:val="none" w:sz="0" w:space="0" w:color="auto"/>
                <w:left w:val="none" w:sz="0" w:space="0" w:color="auto"/>
                <w:bottom w:val="none" w:sz="0" w:space="0" w:color="auto"/>
                <w:right w:val="none" w:sz="0" w:space="0" w:color="auto"/>
              </w:divBdr>
            </w:div>
            <w:div w:id="2062553619">
              <w:marLeft w:val="0"/>
              <w:marRight w:val="0"/>
              <w:marTop w:val="0"/>
              <w:marBottom w:val="0"/>
              <w:divBdr>
                <w:top w:val="none" w:sz="0" w:space="0" w:color="auto"/>
                <w:left w:val="none" w:sz="0" w:space="0" w:color="auto"/>
                <w:bottom w:val="none" w:sz="0" w:space="0" w:color="auto"/>
                <w:right w:val="none" w:sz="0" w:space="0" w:color="auto"/>
              </w:divBdr>
            </w:div>
            <w:div w:id="2081442552">
              <w:marLeft w:val="0"/>
              <w:marRight w:val="0"/>
              <w:marTop w:val="0"/>
              <w:marBottom w:val="0"/>
              <w:divBdr>
                <w:top w:val="none" w:sz="0" w:space="0" w:color="auto"/>
                <w:left w:val="none" w:sz="0" w:space="0" w:color="auto"/>
                <w:bottom w:val="none" w:sz="0" w:space="0" w:color="auto"/>
                <w:right w:val="none" w:sz="0" w:space="0" w:color="auto"/>
              </w:divBdr>
            </w:div>
            <w:div w:id="213451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5842">
      <w:bodyDiv w:val="1"/>
      <w:marLeft w:val="0"/>
      <w:marRight w:val="0"/>
      <w:marTop w:val="0"/>
      <w:marBottom w:val="0"/>
      <w:divBdr>
        <w:top w:val="none" w:sz="0" w:space="0" w:color="auto"/>
        <w:left w:val="none" w:sz="0" w:space="0" w:color="auto"/>
        <w:bottom w:val="none" w:sz="0" w:space="0" w:color="auto"/>
        <w:right w:val="none" w:sz="0" w:space="0" w:color="auto"/>
      </w:divBdr>
      <w:divsChild>
        <w:div w:id="1528905891">
          <w:marLeft w:val="0"/>
          <w:marRight w:val="0"/>
          <w:marTop w:val="0"/>
          <w:marBottom w:val="360"/>
          <w:divBdr>
            <w:top w:val="single" w:sz="18" w:space="0" w:color="FF3300"/>
            <w:left w:val="none" w:sz="0" w:space="0" w:color="auto"/>
            <w:bottom w:val="none" w:sz="0" w:space="0" w:color="auto"/>
            <w:right w:val="none" w:sz="0" w:space="0" w:color="auto"/>
          </w:divBdr>
          <w:divsChild>
            <w:div w:id="837040308">
              <w:marLeft w:val="0"/>
              <w:marRight w:val="0"/>
              <w:marTop w:val="0"/>
              <w:marBottom w:val="0"/>
              <w:divBdr>
                <w:top w:val="none" w:sz="0" w:space="0" w:color="auto"/>
                <w:left w:val="none" w:sz="0" w:space="0" w:color="auto"/>
                <w:bottom w:val="none" w:sz="0" w:space="0" w:color="auto"/>
                <w:right w:val="none" w:sz="0" w:space="0" w:color="auto"/>
              </w:divBdr>
              <w:divsChild>
                <w:div w:id="838278150">
                  <w:marLeft w:val="0"/>
                  <w:marRight w:val="-5040"/>
                  <w:marTop w:val="0"/>
                  <w:marBottom w:val="0"/>
                  <w:divBdr>
                    <w:top w:val="none" w:sz="0" w:space="0" w:color="auto"/>
                    <w:left w:val="none" w:sz="0" w:space="0" w:color="auto"/>
                    <w:bottom w:val="none" w:sz="0" w:space="0" w:color="auto"/>
                    <w:right w:val="none" w:sz="0" w:space="0" w:color="auto"/>
                  </w:divBdr>
                  <w:divsChild>
                    <w:div w:id="201117452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1267076931">
      <w:bodyDiv w:val="1"/>
      <w:marLeft w:val="0"/>
      <w:marRight w:val="0"/>
      <w:marTop w:val="0"/>
      <w:marBottom w:val="0"/>
      <w:divBdr>
        <w:top w:val="none" w:sz="0" w:space="0" w:color="auto"/>
        <w:left w:val="none" w:sz="0" w:space="0" w:color="auto"/>
        <w:bottom w:val="none" w:sz="0" w:space="0" w:color="auto"/>
        <w:right w:val="none" w:sz="0" w:space="0" w:color="auto"/>
      </w:divBdr>
      <w:divsChild>
        <w:div w:id="326713667">
          <w:marLeft w:val="0"/>
          <w:marRight w:val="0"/>
          <w:marTop w:val="0"/>
          <w:marBottom w:val="0"/>
          <w:divBdr>
            <w:top w:val="none" w:sz="0" w:space="0" w:color="auto"/>
            <w:left w:val="none" w:sz="0" w:space="0" w:color="auto"/>
            <w:bottom w:val="none" w:sz="0" w:space="0" w:color="auto"/>
            <w:right w:val="none" w:sz="0" w:space="0" w:color="auto"/>
          </w:divBdr>
          <w:divsChild>
            <w:div w:id="954482639">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1269971022">
      <w:bodyDiv w:val="1"/>
      <w:marLeft w:val="0"/>
      <w:marRight w:val="0"/>
      <w:marTop w:val="0"/>
      <w:marBottom w:val="0"/>
      <w:divBdr>
        <w:top w:val="none" w:sz="0" w:space="0" w:color="auto"/>
        <w:left w:val="none" w:sz="0" w:space="0" w:color="auto"/>
        <w:bottom w:val="none" w:sz="0" w:space="0" w:color="auto"/>
        <w:right w:val="none" w:sz="0" w:space="0" w:color="auto"/>
      </w:divBdr>
      <w:divsChild>
        <w:div w:id="158230907">
          <w:marLeft w:val="0"/>
          <w:marRight w:val="0"/>
          <w:marTop w:val="0"/>
          <w:marBottom w:val="360"/>
          <w:divBdr>
            <w:top w:val="single" w:sz="18" w:space="0" w:color="FF3300"/>
            <w:left w:val="none" w:sz="0" w:space="0" w:color="auto"/>
            <w:bottom w:val="none" w:sz="0" w:space="0" w:color="auto"/>
            <w:right w:val="none" w:sz="0" w:space="0" w:color="auto"/>
          </w:divBdr>
          <w:divsChild>
            <w:div w:id="556859832">
              <w:marLeft w:val="0"/>
              <w:marRight w:val="0"/>
              <w:marTop w:val="0"/>
              <w:marBottom w:val="0"/>
              <w:divBdr>
                <w:top w:val="none" w:sz="0" w:space="0" w:color="auto"/>
                <w:left w:val="none" w:sz="0" w:space="0" w:color="auto"/>
                <w:bottom w:val="none" w:sz="0" w:space="0" w:color="auto"/>
                <w:right w:val="none" w:sz="0" w:space="0" w:color="auto"/>
              </w:divBdr>
              <w:divsChild>
                <w:div w:id="30494760">
                  <w:marLeft w:val="0"/>
                  <w:marRight w:val="-5040"/>
                  <w:marTop w:val="0"/>
                  <w:marBottom w:val="0"/>
                  <w:divBdr>
                    <w:top w:val="none" w:sz="0" w:space="0" w:color="auto"/>
                    <w:left w:val="none" w:sz="0" w:space="0" w:color="auto"/>
                    <w:bottom w:val="none" w:sz="0" w:space="0" w:color="auto"/>
                    <w:right w:val="none" w:sz="0" w:space="0" w:color="auto"/>
                  </w:divBdr>
                  <w:divsChild>
                    <w:div w:id="60353406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1307663254">
      <w:bodyDiv w:val="1"/>
      <w:marLeft w:val="0"/>
      <w:marRight w:val="0"/>
      <w:marTop w:val="0"/>
      <w:marBottom w:val="0"/>
      <w:divBdr>
        <w:top w:val="none" w:sz="0" w:space="0" w:color="auto"/>
        <w:left w:val="none" w:sz="0" w:space="0" w:color="auto"/>
        <w:bottom w:val="none" w:sz="0" w:space="0" w:color="auto"/>
        <w:right w:val="none" w:sz="0" w:space="0" w:color="auto"/>
      </w:divBdr>
      <w:divsChild>
        <w:div w:id="2017539835">
          <w:marLeft w:val="0"/>
          <w:marRight w:val="0"/>
          <w:marTop w:val="0"/>
          <w:marBottom w:val="360"/>
          <w:divBdr>
            <w:top w:val="single" w:sz="18" w:space="0" w:color="FF3300"/>
            <w:left w:val="none" w:sz="0" w:space="0" w:color="auto"/>
            <w:bottom w:val="none" w:sz="0" w:space="0" w:color="auto"/>
            <w:right w:val="none" w:sz="0" w:space="0" w:color="auto"/>
          </w:divBdr>
          <w:divsChild>
            <w:div w:id="1031226252">
              <w:marLeft w:val="0"/>
              <w:marRight w:val="0"/>
              <w:marTop w:val="0"/>
              <w:marBottom w:val="0"/>
              <w:divBdr>
                <w:top w:val="none" w:sz="0" w:space="0" w:color="auto"/>
                <w:left w:val="none" w:sz="0" w:space="0" w:color="auto"/>
                <w:bottom w:val="none" w:sz="0" w:space="0" w:color="auto"/>
                <w:right w:val="none" w:sz="0" w:space="0" w:color="auto"/>
              </w:divBdr>
              <w:divsChild>
                <w:div w:id="482090555">
                  <w:marLeft w:val="0"/>
                  <w:marRight w:val="-5040"/>
                  <w:marTop w:val="0"/>
                  <w:marBottom w:val="0"/>
                  <w:divBdr>
                    <w:top w:val="none" w:sz="0" w:space="0" w:color="auto"/>
                    <w:left w:val="none" w:sz="0" w:space="0" w:color="auto"/>
                    <w:bottom w:val="none" w:sz="0" w:space="0" w:color="auto"/>
                    <w:right w:val="none" w:sz="0" w:space="0" w:color="auto"/>
                  </w:divBdr>
                  <w:divsChild>
                    <w:div w:id="611673870">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1322780127">
      <w:bodyDiv w:val="1"/>
      <w:marLeft w:val="0"/>
      <w:marRight w:val="0"/>
      <w:marTop w:val="0"/>
      <w:marBottom w:val="0"/>
      <w:divBdr>
        <w:top w:val="none" w:sz="0" w:space="0" w:color="auto"/>
        <w:left w:val="none" w:sz="0" w:space="0" w:color="auto"/>
        <w:bottom w:val="none" w:sz="0" w:space="0" w:color="auto"/>
        <w:right w:val="none" w:sz="0" w:space="0" w:color="auto"/>
      </w:divBdr>
      <w:divsChild>
        <w:div w:id="1613703696">
          <w:marLeft w:val="0"/>
          <w:marRight w:val="0"/>
          <w:marTop w:val="0"/>
          <w:marBottom w:val="0"/>
          <w:divBdr>
            <w:top w:val="none" w:sz="0" w:space="0" w:color="auto"/>
            <w:left w:val="none" w:sz="0" w:space="0" w:color="auto"/>
            <w:bottom w:val="none" w:sz="0" w:space="0" w:color="auto"/>
            <w:right w:val="none" w:sz="0" w:space="0" w:color="auto"/>
          </w:divBdr>
          <w:divsChild>
            <w:div w:id="1626041190">
              <w:marLeft w:val="301"/>
              <w:marRight w:val="0"/>
              <w:marTop w:val="0"/>
              <w:marBottom w:val="0"/>
              <w:divBdr>
                <w:top w:val="none" w:sz="0" w:space="0" w:color="auto"/>
                <w:left w:val="none" w:sz="0" w:space="0" w:color="auto"/>
                <w:bottom w:val="none" w:sz="0" w:space="0" w:color="auto"/>
                <w:right w:val="none" w:sz="0" w:space="0" w:color="auto"/>
              </w:divBdr>
              <w:divsChild>
                <w:div w:id="945772402">
                  <w:marLeft w:val="0"/>
                  <w:marRight w:val="0"/>
                  <w:marTop w:val="0"/>
                  <w:marBottom w:val="0"/>
                  <w:divBdr>
                    <w:top w:val="none" w:sz="0" w:space="0" w:color="auto"/>
                    <w:left w:val="none" w:sz="0" w:space="0" w:color="auto"/>
                    <w:bottom w:val="none" w:sz="0" w:space="0" w:color="auto"/>
                    <w:right w:val="none" w:sz="0" w:space="0" w:color="auto"/>
                  </w:divBdr>
                  <w:divsChild>
                    <w:div w:id="4885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046">
      <w:bodyDiv w:val="1"/>
      <w:marLeft w:val="0"/>
      <w:marRight w:val="0"/>
      <w:marTop w:val="0"/>
      <w:marBottom w:val="0"/>
      <w:divBdr>
        <w:top w:val="none" w:sz="0" w:space="0" w:color="auto"/>
        <w:left w:val="none" w:sz="0" w:space="0" w:color="auto"/>
        <w:bottom w:val="none" w:sz="0" w:space="0" w:color="auto"/>
        <w:right w:val="none" w:sz="0" w:space="0" w:color="auto"/>
      </w:divBdr>
    </w:div>
    <w:div w:id="1340428792">
      <w:bodyDiv w:val="1"/>
      <w:marLeft w:val="0"/>
      <w:marRight w:val="0"/>
      <w:marTop w:val="0"/>
      <w:marBottom w:val="0"/>
      <w:divBdr>
        <w:top w:val="none" w:sz="0" w:space="0" w:color="auto"/>
        <w:left w:val="none" w:sz="0" w:space="0" w:color="auto"/>
        <w:bottom w:val="none" w:sz="0" w:space="0" w:color="auto"/>
        <w:right w:val="none" w:sz="0" w:space="0" w:color="auto"/>
      </w:divBdr>
      <w:divsChild>
        <w:div w:id="938566271">
          <w:marLeft w:val="0"/>
          <w:marRight w:val="0"/>
          <w:marTop w:val="0"/>
          <w:marBottom w:val="0"/>
          <w:divBdr>
            <w:top w:val="none" w:sz="0" w:space="0" w:color="auto"/>
            <w:left w:val="none" w:sz="0" w:space="0" w:color="auto"/>
            <w:bottom w:val="none" w:sz="0" w:space="0" w:color="auto"/>
            <w:right w:val="none" w:sz="0" w:space="0" w:color="auto"/>
          </w:divBdr>
          <w:divsChild>
            <w:div w:id="62064582">
              <w:marLeft w:val="238"/>
              <w:marRight w:val="0"/>
              <w:marTop w:val="0"/>
              <w:marBottom w:val="0"/>
              <w:divBdr>
                <w:top w:val="none" w:sz="0" w:space="0" w:color="auto"/>
                <w:left w:val="none" w:sz="0" w:space="0" w:color="auto"/>
                <w:bottom w:val="none" w:sz="0" w:space="0" w:color="auto"/>
                <w:right w:val="none" w:sz="0" w:space="0" w:color="auto"/>
              </w:divBdr>
              <w:divsChild>
                <w:div w:id="648169037">
                  <w:marLeft w:val="0"/>
                  <w:marRight w:val="0"/>
                  <w:marTop w:val="0"/>
                  <w:marBottom w:val="0"/>
                  <w:divBdr>
                    <w:top w:val="none" w:sz="0" w:space="0" w:color="auto"/>
                    <w:left w:val="none" w:sz="0" w:space="0" w:color="auto"/>
                    <w:bottom w:val="none" w:sz="0" w:space="0" w:color="auto"/>
                    <w:right w:val="none" w:sz="0" w:space="0" w:color="auto"/>
                  </w:divBdr>
                  <w:divsChild>
                    <w:div w:id="18926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705092">
      <w:bodyDiv w:val="1"/>
      <w:marLeft w:val="0"/>
      <w:marRight w:val="0"/>
      <w:marTop w:val="0"/>
      <w:marBottom w:val="0"/>
      <w:divBdr>
        <w:top w:val="none" w:sz="0" w:space="0" w:color="auto"/>
        <w:left w:val="none" w:sz="0" w:space="0" w:color="auto"/>
        <w:bottom w:val="none" w:sz="0" w:space="0" w:color="auto"/>
        <w:right w:val="none" w:sz="0" w:space="0" w:color="auto"/>
      </w:divBdr>
      <w:divsChild>
        <w:div w:id="1514681029">
          <w:marLeft w:val="0"/>
          <w:marRight w:val="0"/>
          <w:marTop w:val="0"/>
          <w:marBottom w:val="0"/>
          <w:divBdr>
            <w:top w:val="none" w:sz="0" w:space="0" w:color="auto"/>
            <w:left w:val="none" w:sz="0" w:space="0" w:color="auto"/>
            <w:bottom w:val="none" w:sz="0" w:space="0" w:color="auto"/>
            <w:right w:val="none" w:sz="0" w:space="0" w:color="auto"/>
          </w:divBdr>
          <w:divsChild>
            <w:div w:id="396322739">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1429085564">
      <w:bodyDiv w:val="1"/>
      <w:marLeft w:val="0"/>
      <w:marRight w:val="0"/>
      <w:marTop w:val="0"/>
      <w:marBottom w:val="0"/>
      <w:divBdr>
        <w:top w:val="none" w:sz="0" w:space="0" w:color="auto"/>
        <w:left w:val="none" w:sz="0" w:space="0" w:color="auto"/>
        <w:bottom w:val="none" w:sz="0" w:space="0" w:color="auto"/>
        <w:right w:val="none" w:sz="0" w:space="0" w:color="auto"/>
      </w:divBdr>
    </w:div>
    <w:div w:id="1613122322">
      <w:bodyDiv w:val="1"/>
      <w:marLeft w:val="0"/>
      <w:marRight w:val="0"/>
      <w:marTop w:val="0"/>
      <w:marBottom w:val="0"/>
      <w:divBdr>
        <w:top w:val="none" w:sz="0" w:space="0" w:color="auto"/>
        <w:left w:val="none" w:sz="0" w:space="0" w:color="auto"/>
        <w:bottom w:val="none" w:sz="0" w:space="0" w:color="auto"/>
        <w:right w:val="none" w:sz="0" w:space="0" w:color="auto"/>
      </w:divBdr>
    </w:div>
    <w:div w:id="1619097977">
      <w:bodyDiv w:val="1"/>
      <w:marLeft w:val="0"/>
      <w:marRight w:val="0"/>
      <w:marTop w:val="0"/>
      <w:marBottom w:val="0"/>
      <w:divBdr>
        <w:top w:val="none" w:sz="0" w:space="0" w:color="auto"/>
        <w:left w:val="none" w:sz="0" w:space="0" w:color="auto"/>
        <w:bottom w:val="none" w:sz="0" w:space="0" w:color="auto"/>
        <w:right w:val="none" w:sz="0" w:space="0" w:color="auto"/>
      </w:divBdr>
    </w:div>
    <w:div w:id="1627814743">
      <w:bodyDiv w:val="1"/>
      <w:marLeft w:val="0"/>
      <w:marRight w:val="0"/>
      <w:marTop w:val="0"/>
      <w:marBottom w:val="0"/>
      <w:divBdr>
        <w:top w:val="none" w:sz="0" w:space="0" w:color="auto"/>
        <w:left w:val="none" w:sz="0" w:space="0" w:color="auto"/>
        <w:bottom w:val="none" w:sz="0" w:space="0" w:color="auto"/>
        <w:right w:val="none" w:sz="0" w:space="0" w:color="auto"/>
      </w:divBdr>
    </w:div>
    <w:div w:id="1628971322">
      <w:bodyDiv w:val="1"/>
      <w:marLeft w:val="0"/>
      <w:marRight w:val="0"/>
      <w:marTop w:val="0"/>
      <w:marBottom w:val="0"/>
      <w:divBdr>
        <w:top w:val="none" w:sz="0" w:space="0" w:color="auto"/>
        <w:left w:val="none" w:sz="0" w:space="0" w:color="auto"/>
        <w:bottom w:val="none" w:sz="0" w:space="0" w:color="auto"/>
        <w:right w:val="none" w:sz="0" w:space="0" w:color="auto"/>
      </w:divBdr>
      <w:divsChild>
        <w:div w:id="392892800">
          <w:marLeft w:val="1080"/>
          <w:marRight w:val="0"/>
          <w:marTop w:val="96"/>
          <w:marBottom w:val="96"/>
          <w:divBdr>
            <w:top w:val="none" w:sz="0" w:space="0" w:color="auto"/>
            <w:left w:val="none" w:sz="0" w:space="0" w:color="auto"/>
            <w:bottom w:val="none" w:sz="0" w:space="0" w:color="auto"/>
            <w:right w:val="none" w:sz="0" w:space="0" w:color="auto"/>
          </w:divBdr>
        </w:div>
        <w:div w:id="567040218">
          <w:marLeft w:val="1080"/>
          <w:marRight w:val="0"/>
          <w:marTop w:val="96"/>
          <w:marBottom w:val="96"/>
          <w:divBdr>
            <w:top w:val="none" w:sz="0" w:space="0" w:color="auto"/>
            <w:left w:val="none" w:sz="0" w:space="0" w:color="auto"/>
            <w:bottom w:val="none" w:sz="0" w:space="0" w:color="auto"/>
            <w:right w:val="none" w:sz="0" w:space="0" w:color="auto"/>
          </w:divBdr>
        </w:div>
        <w:div w:id="964189964">
          <w:marLeft w:val="1080"/>
          <w:marRight w:val="0"/>
          <w:marTop w:val="96"/>
          <w:marBottom w:val="96"/>
          <w:divBdr>
            <w:top w:val="none" w:sz="0" w:space="0" w:color="auto"/>
            <w:left w:val="none" w:sz="0" w:space="0" w:color="auto"/>
            <w:bottom w:val="none" w:sz="0" w:space="0" w:color="auto"/>
            <w:right w:val="none" w:sz="0" w:space="0" w:color="auto"/>
          </w:divBdr>
        </w:div>
        <w:div w:id="1502771873">
          <w:marLeft w:val="1080"/>
          <w:marRight w:val="0"/>
          <w:marTop w:val="96"/>
          <w:marBottom w:val="96"/>
          <w:divBdr>
            <w:top w:val="none" w:sz="0" w:space="0" w:color="auto"/>
            <w:left w:val="none" w:sz="0" w:space="0" w:color="auto"/>
            <w:bottom w:val="none" w:sz="0" w:space="0" w:color="auto"/>
            <w:right w:val="none" w:sz="0" w:space="0" w:color="auto"/>
          </w:divBdr>
        </w:div>
      </w:divsChild>
    </w:div>
    <w:div w:id="1636446698">
      <w:bodyDiv w:val="1"/>
      <w:marLeft w:val="0"/>
      <w:marRight w:val="0"/>
      <w:marTop w:val="0"/>
      <w:marBottom w:val="0"/>
      <w:divBdr>
        <w:top w:val="none" w:sz="0" w:space="0" w:color="auto"/>
        <w:left w:val="none" w:sz="0" w:space="0" w:color="auto"/>
        <w:bottom w:val="none" w:sz="0" w:space="0" w:color="auto"/>
        <w:right w:val="none" w:sz="0" w:space="0" w:color="auto"/>
      </w:divBdr>
      <w:divsChild>
        <w:div w:id="772170117">
          <w:marLeft w:val="0"/>
          <w:marRight w:val="0"/>
          <w:marTop w:val="0"/>
          <w:marBottom w:val="0"/>
          <w:divBdr>
            <w:top w:val="none" w:sz="0" w:space="0" w:color="auto"/>
            <w:left w:val="none" w:sz="0" w:space="0" w:color="auto"/>
            <w:bottom w:val="none" w:sz="0" w:space="0" w:color="auto"/>
            <w:right w:val="none" w:sz="0" w:space="0" w:color="auto"/>
          </w:divBdr>
          <w:divsChild>
            <w:div w:id="16816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5353">
      <w:bodyDiv w:val="1"/>
      <w:marLeft w:val="0"/>
      <w:marRight w:val="0"/>
      <w:marTop w:val="0"/>
      <w:marBottom w:val="0"/>
      <w:divBdr>
        <w:top w:val="none" w:sz="0" w:space="0" w:color="auto"/>
        <w:left w:val="none" w:sz="0" w:space="0" w:color="auto"/>
        <w:bottom w:val="none" w:sz="0" w:space="0" w:color="auto"/>
        <w:right w:val="none" w:sz="0" w:space="0" w:color="auto"/>
      </w:divBdr>
    </w:div>
    <w:div w:id="1697121203">
      <w:bodyDiv w:val="1"/>
      <w:marLeft w:val="0"/>
      <w:marRight w:val="0"/>
      <w:marTop w:val="0"/>
      <w:marBottom w:val="0"/>
      <w:divBdr>
        <w:top w:val="none" w:sz="0" w:space="0" w:color="auto"/>
        <w:left w:val="none" w:sz="0" w:space="0" w:color="auto"/>
        <w:bottom w:val="none" w:sz="0" w:space="0" w:color="auto"/>
        <w:right w:val="none" w:sz="0" w:space="0" w:color="auto"/>
      </w:divBdr>
    </w:div>
    <w:div w:id="1736470952">
      <w:bodyDiv w:val="1"/>
      <w:marLeft w:val="0"/>
      <w:marRight w:val="0"/>
      <w:marTop w:val="0"/>
      <w:marBottom w:val="0"/>
      <w:divBdr>
        <w:top w:val="none" w:sz="0" w:space="0" w:color="auto"/>
        <w:left w:val="none" w:sz="0" w:space="0" w:color="auto"/>
        <w:bottom w:val="none" w:sz="0" w:space="0" w:color="auto"/>
        <w:right w:val="none" w:sz="0" w:space="0" w:color="auto"/>
      </w:divBdr>
      <w:divsChild>
        <w:div w:id="1147553066">
          <w:marLeft w:val="0"/>
          <w:marRight w:val="0"/>
          <w:marTop w:val="0"/>
          <w:marBottom w:val="360"/>
          <w:divBdr>
            <w:top w:val="single" w:sz="18" w:space="0" w:color="FF3300"/>
            <w:left w:val="none" w:sz="0" w:space="0" w:color="auto"/>
            <w:bottom w:val="none" w:sz="0" w:space="0" w:color="auto"/>
            <w:right w:val="none" w:sz="0" w:space="0" w:color="auto"/>
          </w:divBdr>
          <w:divsChild>
            <w:div w:id="732581478">
              <w:marLeft w:val="0"/>
              <w:marRight w:val="0"/>
              <w:marTop w:val="0"/>
              <w:marBottom w:val="0"/>
              <w:divBdr>
                <w:top w:val="none" w:sz="0" w:space="0" w:color="auto"/>
                <w:left w:val="none" w:sz="0" w:space="0" w:color="auto"/>
                <w:bottom w:val="none" w:sz="0" w:space="0" w:color="auto"/>
                <w:right w:val="none" w:sz="0" w:space="0" w:color="auto"/>
              </w:divBdr>
              <w:divsChild>
                <w:div w:id="955869386">
                  <w:marLeft w:val="0"/>
                  <w:marRight w:val="-5040"/>
                  <w:marTop w:val="0"/>
                  <w:marBottom w:val="0"/>
                  <w:divBdr>
                    <w:top w:val="none" w:sz="0" w:space="0" w:color="auto"/>
                    <w:left w:val="none" w:sz="0" w:space="0" w:color="auto"/>
                    <w:bottom w:val="none" w:sz="0" w:space="0" w:color="auto"/>
                    <w:right w:val="none" w:sz="0" w:space="0" w:color="auto"/>
                  </w:divBdr>
                  <w:divsChild>
                    <w:div w:id="186686682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1755589975">
      <w:bodyDiv w:val="1"/>
      <w:marLeft w:val="0"/>
      <w:marRight w:val="0"/>
      <w:marTop w:val="0"/>
      <w:marBottom w:val="0"/>
      <w:divBdr>
        <w:top w:val="none" w:sz="0" w:space="0" w:color="auto"/>
        <w:left w:val="none" w:sz="0" w:space="0" w:color="auto"/>
        <w:bottom w:val="none" w:sz="0" w:space="0" w:color="auto"/>
        <w:right w:val="none" w:sz="0" w:space="0" w:color="auto"/>
      </w:divBdr>
      <w:divsChild>
        <w:div w:id="511190421">
          <w:marLeft w:val="0"/>
          <w:marRight w:val="0"/>
          <w:marTop w:val="0"/>
          <w:marBottom w:val="0"/>
          <w:divBdr>
            <w:top w:val="none" w:sz="0" w:space="0" w:color="auto"/>
            <w:left w:val="none" w:sz="0" w:space="0" w:color="auto"/>
            <w:bottom w:val="none" w:sz="0" w:space="0" w:color="auto"/>
            <w:right w:val="none" w:sz="0" w:space="0" w:color="auto"/>
          </w:divBdr>
          <w:divsChild>
            <w:div w:id="76002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2318">
      <w:bodyDiv w:val="1"/>
      <w:marLeft w:val="0"/>
      <w:marRight w:val="0"/>
      <w:marTop w:val="0"/>
      <w:marBottom w:val="0"/>
      <w:divBdr>
        <w:top w:val="none" w:sz="0" w:space="0" w:color="auto"/>
        <w:left w:val="none" w:sz="0" w:space="0" w:color="auto"/>
        <w:bottom w:val="none" w:sz="0" w:space="0" w:color="auto"/>
        <w:right w:val="none" w:sz="0" w:space="0" w:color="auto"/>
      </w:divBdr>
      <w:divsChild>
        <w:div w:id="829365393">
          <w:marLeft w:val="0"/>
          <w:marRight w:val="0"/>
          <w:marTop w:val="0"/>
          <w:marBottom w:val="360"/>
          <w:divBdr>
            <w:top w:val="single" w:sz="18" w:space="0" w:color="FF3300"/>
            <w:left w:val="none" w:sz="0" w:space="0" w:color="auto"/>
            <w:bottom w:val="none" w:sz="0" w:space="0" w:color="auto"/>
            <w:right w:val="none" w:sz="0" w:space="0" w:color="auto"/>
          </w:divBdr>
          <w:divsChild>
            <w:div w:id="694623048">
              <w:marLeft w:val="0"/>
              <w:marRight w:val="0"/>
              <w:marTop w:val="0"/>
              <w:marBottom w:val="0"/>
              <w:divBdr>
                <w:top w:val="none" w:sz="0" w:space="0" w:color="auto"/>
                <w:left w:val="none" w:sz="0" w:space="0" w:color="auto"/>
                <w:bottom w:val="none" w:sz="0" w:space="0" w:color="auto"/>
                <w:right w:val="none" w:sz="0" w:space="0" w:color="auto"/>
              </w:divBdr>
              <w:divsChild>
                <w:div w:id="2087678695">
                  <w:marLeft w:val="0"/>
                  <w:marRight w:val="-5040"/>
                  <w:marTop w:val="0"/>
                  <w:marBottom w:val="0"/>
                  <w:divBdr>
                    <w:top w:val="none" w:sz="0" w:space="0" w:color="auto"/>
                    <w:left w:val="none" w:sz="0" w:space="0" w:color="auto"/>
                    <w:bottom w:val="none" w:sz="0" w:space="0" w:color="auto"/>
                    <w:right w:val="none" w:sz="0" w:space="0" w:color="auto"/>
                  </w:divBdr>
                  <w:divsChild>
                    <w:div w:id="8684852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1805003104">
      <w:bodyDiv w:val="1"/>
      <w:marLeft w:val="0"/>
      <w:marRight w:val="0"/>
      <w:marTop w:val="0"/>
      <w:marBottom w:val="0"/>
      <w:divBdr>
        <w:top w:val="none" w:sz="0" w:space="0" w:color="auto"/>
        <w:left w:val="none" w:sz="0" w:space="0" w:color="auto"/>
        <w:bottom w:val="none" w:sz="0" w:space="0" w:color="auto"/>
        <w:right w:val="none" w:sz="0" w:space="0" w:color="auto"/>
      </w:divBdr>
      <w:divsChild>
        <w:div w:id="496308425">
          <w:marLeft w:val="0"/>
          <w:marRight w:val="0"/>
          <w:marTop w:val="0"/>
          <w:marBottom w:val="0"/>
          <w:divBdr>
            <w:top w:val="none" w:sz="0" w:space="0" w:color="auto"/>
            <w:left w:val="none" w:sz="0" w:space="0" w:color="auto"/>
            <w:bottom w:val="none" w:sz="0" w:space="0" w:color="auto"/>
            <w:right w:val="none" w:sz="0" w:space="0" w:color="auto"/>
          </w:divBdr>
          <w:divsChild>
            <w:div w:id="15012432">
              <w:marLeft w:val="0"/>
              <w:marRight w:val="0"/>
              <w:marTop w:val="0"/>
              <w:marBottom w:val="0"/>
              <w:divBdr>
                <w:top w:val="none" w:sz="0" w:space="0" w:color="auto"/>
                <w:left w:val="none" w:sz="0" w:space="0" w:color="auto"/>
                <w:bottom w:val="none" w:sz="0" w:space="0" w:color="auto"/>
                <w:right w:val="none" w:sz="0" w:space="0" w:color="auto"/>
              </w:divBdr>
            </w:div>
            <w:div w:id="372072618">
              <w:marLeft w:val="0"/>
              <w:marRight w:val="0"/>
              <w:marTop w:val="0"/>
              <w:marBottom w:val="0"/>
              <w:divBdr>
                <w:top w:val="none" w:sz="0" w:space="0" w:color="auto"/>
                <w:left w:val="none" w:sz="0" w:space="0" w:color="auto"/>
                <w:bottom w:val="none" w:sz="0" w:space="0" w:color="auto"/>
                <w:right w:val="none" w:sz="0" w:space="0" w:color="auto"/>
              </w:divBdr>
            </w:div>
            <w:div w:id="470483726">
              <w:marLeft w:val="0"/>
              <w:marRight w:val="0"/>
              <w:marTop w:val="0"/>
              <w:marBottom w:val="0"/>
              <w:divBdr>
                <w:top w:val="none" w:sz="0" w:space="0" w:color="auto"/>
                <w:left w:val="none" w:sz="0" w:space="0" w:color="auto"/>
                <w:bottom w:val="none" w:sz="0" w:space="0" w:color="auto"/>
                <w:right w:val="none" w:sz="0" w:space="0" w:color="auto"/>
              </w:divBdr>
            </w:div>
            <w:div w:id="598605840">
              <w:marLeft w:val="0"/>
              <w:marRight w:val="0"/>
              <w:marTop w:val="0"/>
              <w:marBottom w:val="0"/>
              <w:divBdr>
                <w:top w:val="none" w:sz="0" w:space="0" w:color="auto"/>
                <w:left w:val="none" w:sz="0" w:space="0" w:color="auto"/>
                <w:bottom w:val="none" w:sz="0" w:space="0" w:color="auto"/>
                <w:right w:val="none" w:sz="0" w:space="0" w:color="auto"/>
              </w:divBdr>
            </w:div>
            <w:div w:id="617643167">
              <w:marLeft w:val="0"/>
              <w:marRight w:val="0"/>
              <w:marTop w:val="0"/>
              <w:marBottom w:val="0"/>
              <w:divBdr>
                <w:top w:val="none" w:sz="0" w:space="0" w:color="auto"/>
                <w:left w:val="none" w:sz="0" w:space="0" w:color="auto"/>
                <w:bottom w:val="none" w:sz="0" w:space="0" w:color="auto"/>
                <w:right w:val="none" w:sz="0" w:space="0" w:color="auto"/>
              </w:divBdr>
            </w:div>
            <w:div w:id="675499964">
              <w:marLeft w:val="0"/>
              <w:marRight w:val="0"/>
              <w:marTop w:val="0"/>
              <w:marBottom w:val="0"/>
              <w:divBdr>
                <w:top w:val="none" w:sz="0" w:space="0" w:color="auto"/>
                <w:left w:val="none" w:sz="0" w:space="0" w:color="auto"/>
                <w:bottom w:val="none" w:sz="0" w:space="0" w:color="auto"/>
                <w:right w:val="none" w:sz="0" w:space="0" w:color="auto"/>
              </w:divBdr>
            </w:div>
            <w:div w:id="910965523">
              <w:marLeft w:val="0"/>
              <w:marRight w:val="0"/>
              <w:marTop w:val="0"/>
              <w:marBottom w:val="0"/>
              <w:divBdr>
                <w:top w:val="none" w:sz="0" w:space="0" w:color="auto"/>
                <w:left w:val="none" w:sz="0" w:space="0" w:color="auto"/>
                <w:bottom w:val="none" w:sz="0" w:space="0" w:color="auto"/>
                <w:right w:val="none" w:sz="0" w:space="0" w:color="auto"/>
              </w:divBdr>
            </w:div>
            <w:div w:id="1058364270">
              <w:marLeft w:val="0"/>
              <w:marRight w:val="0"/>
              <w:marTop w:val="0"/>
              <w:marBottom w:val="0"/>
              <w:divBdr>
                <w:top w:val="none" w:sz="0" w:space="0" w:color="auto"/>
                <w:left w:val="none" w:sz="0" w:space="0" w:color="auto"/>
                <w:bottom w:val="none" w:sz="0" w:space="0" w:color="auto"/>
                <w:right w:val="none" w:sz="0" w:space="0" w:color="auto"/>
              </w:divBdr>
            </w:div>
            <w:div w:id="1373458784">
              <w:marLeft w:val="0"/>
              <w:marRight w:val="0"/>
              <w:marTop w:val="0"/>
              <w:marBottom w:val="0"/>
              <w:divBdr>
                <w:top w:val="none" w:sz="0" w:space="0" w:color="auto"/>
                <w:left w:val="none" w:sz="0" w:space="0" w:color="auto"/>
                <w:bottom w:val="none" w:sz="0" w:space="0" w:color="auto"/>
                <w:right w:val="none" w:sz="0" w:space="0" w:color="auto"/>
              </w:divBdr>
            </w:div>
            <w:div w:id="1601599183">
              <w:marLeft w:val="0"/>
              <w:marRight w:val="0"/>
              <w:marTop w:val="0"/>
              <w:marBottom w:val="0"/>
              <w:divBdr>
                <w:top w:val="none" w:sz="0" w:space="0" w:color="auto"/>
                <w:left w:val="none" w:sz="0" w:space="0" w:color="auto"/>
                <w:bottom w:val="none" w:sz="0" w:space="0" w:color="auto"/>
                <w:right w:val="none" w:sz="0" w:space="0" w:color="auto"/>
              </w:divBdr>
            </w:div>
            <w:div w:id="1930308916">
              <w:marLeft w:val="0"/>
              <w:marRight w:val="0"/>
              <w:marTop w:val="0"/>
              <w:marBottom w:val="0"/>
              <w:divBdr>
                <w:top w:val="none" w:sz="0" w:space="0" w:color="auto"/>
                <w:left w:val="none" w:sz="0" w:space="0" w:color="auto"/>
                <w:bottom w:val="none" w:sz="0" w:space="0" w:color="auto"/>
                <w:right w:val="none" w:sz="0" w:space="0" w:color="auto"/>
              </w:divBdr>
            </w:div>
            <w:div w:id="2023432790">
              <w:marLeft w:val="0"/>
              <w:marRight w:val="0"/>
              <w:marTop w:val="0"/>
              <w:marBottom w:val="0"/>
              <w:divBdr>
                <w:top w:val="none" w:sz="0" w:space="0" w:color="auto"/>
                <w:left w:val="none" w:sz="0" w:space="0" w:color="auto"/>
                <w:bottom w:val="none" w:sz="0" w:space="0" w:color="auto"/>
                <w:right w:val="none" w:sz="0" w:space="0" w:color="auto"/>
              </w:divBdr>
            </w:div>
            <w:div w:id="205515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5589">
      <w:bodyDiv w:val="1"/>
      <w:marLeft w:val="0"/>
      <w:marRight w:val="0"/>
      <w:marTop w:val="0"/>
      <w:marBottom w:val="0"/>
      <w:divBdr>
        <w:top w:val="none" w:sz="0" w:space="0" w:color="auto"/>
        <w:left w:val="none" w:sz="0" w:space="0" w:color="auto"/>
        <w:bottom w:val="none" w:sz="0" w:space="0" w:color="auto"/>
        <w:right w:val="none" w:sz="0" w:space="0" w:color="auto"/>
      </w:divBdr>
    </w:div>
    <w:div w:id="1834252453">
      <w:bodyDiv w:val="1"/>
      <w:marLeft w:val="0"/>
      <w:marRight w:val="0"/>
      <w:marTop w:val="0"/>
      <w:marBottom w:val="0"/>
      <w:divBdr>
        <w:top w:val="none" w:sz="0" w:space="0" w:color="auto"/>
        <w:left w:val="none" w:sz="0" w:space="0" w:color="auto"/>
        <w:bottom w:val="none" w:sz="0" w:space="0" w:color="auto"/>
        <w:right w:val="none" w:sz="0" w:space="0" w:color="auto"/>
      </w:divBdr>
      <w:divsChild>
        <w:div w:id="1346444633">
          <w:marLeft w:val="0"/>
          <w:marRight w:val="0"/>
          <w:marTop w:val="0"/>
          <w:marBottom w:val="0"/>
          <w:divBdr>
            <w:top w:val="none" w:sz="0" w:space="0" w:color="auto"/>
            <w:left w:val="none" w:sz="0" w:space="0" w:color="auto"/>
            <w:bottom w:val="none" w:sz="0" w:space="0" w:color="auto"/>
            <w:right w:val="none" w:sz="0" w:space="0" w:color="auto"/>
          </w:divBdr>
          <w:divsChild>
            <w:div w:id="1063793199">
              <w:marLeft w:val="5250"/>
              <w:marRight w:val="0"/>
              <w:marTop w:val="3150"/>
              <w:marBottom w:val="0"/>
              <w:divBdr>
                <w:top w:val="none" w:sz="0" w:space="0" w:color="auto"/>
                <w:left w:val="none" w:sz="0" w:space="0" w:color="auto"/>
                <w:bottom w:val="none" w:sz="0" w:space="0" w:color="auto"/>
                <w:right w:val="none" w:sz="0" w:space="0" w:color="auto"/>
              </w:divBdr>
            </w:div>
          </w:divsChild>
        </w:div>
      </w:divsChild>
    </w:div>
    <w:div w:id="1859005938">
      <w:bodyDiv w:val="1"/>
      <w:marLeft w:val="0"/>
      <w:marRight w:val="0"/>
      <w:marTop w:val="0"/>
      <w:marBottom w:val="0"/>
      <w:divBdr>
        <w:top w:val="none" w:sz="0" w:space="0" w:color="auto"/>
        <w:left w:val="none" w:sz="0" w:space="0" w:color="auto"/>
        <w:bottom w:val="none" w:sz="0" w:space="0" w:color="auto"/>
        <w:right w:val="none" w:sz="0" w:space="0" w:color="auto"/>
      </w:divBdr>
    </w:div>
    <w:div w:id="1860925927">
      <w:bodyDiv w:val="1"/>
      <w:marLeft w:val="0"/>
      <w:marRight w:val="0"/>
      <w:marTop w:val="0"/>
      <w:marBottom w:val="0"/>
      <w:divBdr>
        <w:top w:val="none" w:sz="0" w:space="0" w:color="auto"/>
        <w:left w:val="none" w:sz="0" w:space="0" w:color="auto"/>
        <w:bottom w:val="none" w:sz="0" w:space="0" w:color="auto"/>
        <w:right w:val="none" w:sz="0" w:space="0" w:color="auto"/>
      </w:divBdr>
      <w:divsChild>
        <w:div w:id="77756811">
          <w:marLeft w:val="0"/>
          <w:marRight w:val="0"/>
          <w:marTop w:val="0"/>
          <w:marBottom w:val="0"/>
          <w:divBdr>
            <w:top w:val="none" w:sz="0" w:space="0" w:color="auto"/>
            <w:left w:val="none" w:sz="0" w:space="0" w:color="auto"/>
            <w:bottom w:val="none" w:sz="0" w:space="0" w:color="auto"/>
            <w:right w:val="none" w:sz="0" w:space="0" w:color="auto"/>
          </w:divBdr>
          <w:divsChild>
            <w:div w:id="1875533634">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1877083471">
      <w:bodyDiv w:val="1"/>
      <w:marLeft w:val="0"/>
      <w:marRight w:val="0"/>
      <w:marTop w:val="0"/>
      <w:marBottom w:val="0"/>
      <w:divBdr>
        <w:top w:val="none" w:sz="0" w:space="0" w:color="auto"/>
        <w:left w:val="none" w:sz="0" w:space="0" w:color="auto"/>
        <w:bottom w:val="none" w:sz="0" w:space="0" w:color="auto"/>
        <w:right w:val="none" w:sz="0" w:space="0" w:color="auto"/>
      </w:divBdr>
      <w:divsChild>
        <w:div w:id="215316695">
          <w:marLeft w:val="0"/>
          <w:marRight w:val="0"/>
          <w:marTop w:val="0"/>
          <w:marBottom w:val="0"/>
          <w:divBdr>
            <w:top w:val="none" w:sz="0" w:space="0" w:color="auto"/>
            <w:left w:val="none" w:sz="0" w:space="0" w:color="auto"/>
            <w:bottom w:val="none" w:sz="0" w:space="0" w:color="auto"/>
            <w:right w:val="none" w:sz="0" w:space="0" w:color="auto"/>
          </w:divBdr>
          <w:divsChild>
            <w:div w:id="1802574253">
              <w:marLeft w:val="238"/>
              <w:marRight w:val="0"/>
              <w:marTop w:val="0"/>
              <w:marBottom w:val="0"/>
              <w:divBdr>
                <w:top w:val="none" w:sz="0" w:space="0" w:color="auto"/>
                <w:left w:val="none" w:sz="0" w:space="0" w:color="auto"/>
                <w:bottom w:val="none" w:sz="0" w:space="0" w:color="auto"/>
                <w:right w:val="none" w:sz="0" w:space="0" w:color="auto"/>
              </w:divBdr>
              <w:divsChild>
                <w:div w:id="826168726">
                  <w:marLeft w:val="0"/>
                  <w:marRight w:val="0"/>
                  <w:marTop w:val="0"/>
                  <w:marBottom w:val="0"/>
                  <w:divBdr>
                    <w:top w:val="none" w:sz="0" w:space="0" w:color="auto"/>
                    <w:left w:val="none" w:sz="0" w:space="0" w:color="auto"/>
                    <w:bottom w:val="none" w:sz="0" w:space="0" w:color="auto"/>
                    <w:right w:val="none" w:sz="0" w:space="0" w:color="auto"/>
                  </w:divBdr>
                  <w:divsChild>
                    <w:div w:id="105855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038597">
      <w:bodyDiv w:val="1"/>
      <w:marLeft w:val="0"/>
      <w:marRight w:val="0"/>
      <w:marTop w:val="0"/>
      <w:marBottom w:val="0"/>
      <w:divBdr>
        <w:top w:val="none" w:sz="0" w:space="0" w:color="auto"/>
        <w:left w:val="none" w:sz="0" w:space="0" w:color="auto"/>
        <w:bottom w:val="none" w:sz="0" w:space="0" w:color="auto"/>
        <w:right w:val="none" w:sz="0" w:space="0" w:color="auto"/>
      </w:divBdr>
      <w:divsChild>
        <w:div w:id="39020984">
          <w:marLeft w:val="0"/>
          <w:marRight w:val="0"/>
          <w:marTop w:val="0"/>
          <w:marBottom w:val="0"/>
          <w:divBdr>
            <w:top w:val="none" w:sz="0" w:space="0" w:color="auto"/>
            <w:left w:val="none" w:sz="0" w:space="0" w:color="auto"/>
            <w:bottom w:val="none" w:sz="0" w:space="0" w:color="auto"/>
            <w:right w:val="none" w:sz="0" w:space="0" w:color="auto"/>
          </w:divBdr>
          <w:divsChild>
            <w:div w:id="13477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26141">
      <w:bodyDiv w:val="1"/>
      <w:marLeft w:val="0"/>
      <w:marRight w:val="0"/>
      <w:marTop w:val="0"/>
      <w:marBottom w:val="0"/>
      <w:divBdr>
        <w:top w:val="none" w:sz="0" w:space="0" w:color="auto"/>
        <w:left w:val="none" w:sz="0" w:space="0" w:color="auto"/>
        <w:bottom w:val="none" w:sz="0" w:space="0" w:color="auto"/>
        <w:right w:val="none" w:sz="0" w:space="0" w:color="auto"/>
      </w:divBdr>
      <w:divsChild>
        <w:div w:id="1273510766">
          <w:marLeft w:val="0"/>
          <w:marRight w:val="0"/>
          <w:marTop w:val="0"/>
          <w:marBottom w:val="360"/>
          <w:divBdr>
            <w:top w:val="single" w:sz="18" w:space="0" w:color="FF3300"/>
            <w:left w:val="none" w:sz="0" w:space="0" w:color="auto"/>
            <w:bottom w:val="none" w:sz="0" w:space="0" w:color="auto"/>
            <w:right w:val="none" w:sz="0" w:space="0" w:color="auto"/>
          </w:divBdr>
          <w:divsChild>
            <w:div w:id="555973636">
              <w:marLeft w:val="0"/>
              <w:marRight w:val="0"/>
              <w:marTop w:val="0"/>
              <w:marBottom w:val="0"/>
              <w:divBdr>
                <w:top w:val="none" w:sz="0" w:space="0" w:color="auto"/>
                <w:left w:val="none" w:sz="0" w:space="0" w:color="auto"/>
                <w:bottom w:val="none" w:sz="0" w:space="0" w:color="auto"/>
                <w:right w:val="none" w:sz="0" w:space="0" w:color="auto"/>
              </w:divBdr>
              <w:divsChild>
                <w:div w:id="804398323">
                  <w:marLeft w:val="0"/>
                  <w:marRight w:val="-5040"/>
                  <w:marTop w:val="0"/>
                  <w:marBottom w:val="0"/>
                  <w:divBdr>
                    <w:top w:val="none" w:sz="0" w:space="0" w:color="auto"/>
                    <w:left w:val="none" w:sz="0" w:space="0" w:color="auto"/>
                    <w:bottom w:val="none" w:sz="0" w:space="0" w:color="auto"/>
                    <w:right w:val="none" w:sz="0" w:space="0" w:color="auto"/>
                  </w:divBdr>
                  <w:divsChild>
                    <w:div w:id="583272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1941067093">
      <w:bodyDiv w:val="1"/>
      <w:marLeft w:val="0"/>
      <w:marRight w:val="0"/>
      <w:marTop w:val="0"/>
      <w:marBottom w:val="0"/>
      <w:divBdr>
        <w:top w:val="none" w:sz="0" w:space="0" w:color="auto"/>
        <w:left w:val="none" w:sz="0" w:space="0" w:color="auto"/>
        <w:bottom w:val="none" w:sz="0" w:space="0" w:color="auto"/>
        <w:right w:val="none" w:sz="0" w:space="0" w:color="auto"/>
      </w:divBdr>
      <w:divsChild>
        <w:div w:id="1865289191">
          <w:marLeft w:val="0"/>
          <w:marRight w:val="0"/>
          <w:marTop w:val="0"/>
          <w:marBottom w:val="0"/>
          <w:divBdr>
            <w:top w:val="none" w:sz="0" w:space="0" w:color="auto"/>
            <w:left w:val="none" w:sz="0" w:space="0" w:color="auto"/>
            <w:bottom w:val="none" w:sz="0" w:space="0" w:color="auto"/>
            <w:right w:val="none" w:sz="0" w:space="0" w:color="auto"/>
          </w:divBdr>
          <w:divsChild>
            <w:div w:id="545220181">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1945263400">
      <w:bodyDiv w:val="1"/>
      <w:marLeft w:val="0"/>
      <w:marRight w:val="0"/>
      <w:marTop w:val="0"/>
      <w:marBottom w:val="0"/>
      <w:divBdr>
        <w:top w:val="none" w:sz="0" w:space="0" w:color="auto"/>
        <w:left w:val="none" w:sz="0" w:space="0" w:color="auto"/>
        <w:bottom w:val="none" w:sz="0" w:space="0" w:color="auto"/>
        <w:right w:val="none" w:sz="0" w:space="0" w:color="auto"/>
      </w:divBdr>
      <w:divsChild>
        <w:div w:id="1892114048">
          <w:marLeft w:val="0"/>
          <w:marRight w:val="0"/>
          <w:marTop w:val="0"/>
          <w:marBottom w:val="0"/>
          <w:divBdr>
            <w:top w:val="none" w:sz="0" w:space="0" w:color="auto"/>
            <w:left w:val="none" w:sz="0" w:space="0" w:color="auto"/>
            <w:bottom w:val="none" w:sz="0" w:space="0" w:color="auto"/>
            <w:right w:val="none" w:sz="0" w:space="0" w:color="auto"/>
          </w:divBdr>
          <w:divsChild>
            <w:div w:id="1360619387">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1955167233">
      <w:bodyDiv w:val="1"/>
      <w:marLeft w:val="0"/>
      <w:marRight w:val="0"/>
      <w:marTop w:val="0"/>
      <w:marBottom w:val="0"/>
      <w:divBdr>
        <w:top w:val="none" w:sz="0" w:space="0" w:color="auto"/>
        <w:left w:val="none" w:sz="0" w:space="0" w:color="auto"/>
        <w:bottom w:val="none" w:sz="0" w:space="0" w:color="auto"/>
        <w:right w:val="none" w:sz="0" w:space="0" w:color="auto"/>
      </w:divBdr>
    </w:div>
    <w:div w:id="1962761446">
      <w:bodyDiv w:val="1"/>
      <w:marLeft w:val="0"/>
      <w:marRight w:val="0"/>
      <w:marTop w:val="0"/>
      <w:marBottom w:val="0"/>
      <w:divBdr>
        <w:top w:val="none" w:sz="0" w:space="0" w:color="auto"/>
        <w:left w:val="none" w:sz="0" w:space="0" w:color="auto"/>
        <w:bottom w:val="none" w:sz="0" w:space="0" w:color="auto"/>
        <w:right w:val="none" w:sz="0" w:space="0" w:color="auto"/>
      </w:divBdr>
    </w:div>
    <w:div w:id="1984430978">
      <w:bodyDiv w:val="1"/>
      <w:marLeft w:val="0"/>
      <w:marRight w:val="0"/>
      <w:marTop w:val="0"/>
      <w:marBottom w:val="0"/>
      <w:divBdr>
        <w:top w:val="none" w:sz="0" w:space="0" w:color="auto"/>
        <w:left w:val="none" w:sz="0" w:space="0" w:color="auto"/>
        <w:bottom w:val="none" w:sz="0" w:space="0" w:color="auto"/>
        <w:right w:val="none" w:sz="0" w:space="0" w:color="auto"/>
      </w:divBdr>
      <w:divsChild>
        <w:div w:id="1476995712">
          <w:marLeft w:val="0"/>
          <w:marRight w:val="0"/>
          <w:marTop w:val="0"/>
          <w:marBottom w:val="0"/>
          <w:divBdr>
            <w:top w:val="none" w:sz="0" w:space="0" w:color="auto"/>
            <w:left w:val="none" w:sz="0" w:space="0" w:color="auto"/>
            <w:bottom w:val="none" w:sz="0" w:space="0" w:color="auto"/>
            <w:right w:val="none" w:sz="0" w:space="0" w:color="auto"/>
          </w:divBdr>
          <w:divsChild>
            <w:div w:id="1599832055">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2038971202">
      <w:bodyDiv w:val="1"/>
      <w:marLeft w:val="0"/>
      <w:marRight w:val="0"/>
      <w:marTop w:val="0"/>
      <w:marBottom w:val="0"/>
      <w:divBdr>
        <w:top w:val="none" w:sz="0" w:space="0" w:color="auto"/>
        <w:left w:val="none" w:sz="0" w:space="0" w:color="auto"/>
        <w:bottom w:val="none" w:sz="0" w:space="0" w:color="auto"/>
        <w:right w:val="none" w:sz="0" w:space="0" w:color="auto"/>
      </w:divBdr>
      <w:divsChild>
        <w:div w:id="883177586">
          <w:marLeft w:val="0"/>
          <w:marRight w:val="0"/>
          <w:marTop w:val="0"/>
          <w:marBottom w:val="0"/>
          <w:divBdr>
            <w:top w:val="none" w:sz="0" w:space="0" w:color="auto"/>
            <w:left w:val="none" w:sz="0" w:space="0" w:color="auto"/>
            <w:bottom w:val="none" w:sz="0" w:space="0" w:color="auto"/>
            <w:right w:val="none" w:sz="0" w:space="0" w:color="auto"/>
          </w:divBdr>
          <w:divsChild>
            <w:div w:id="938871306">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2041858537">
      <w:bodyDiv w:val="1"/>
      <w:marLeft w:val="0"/>
      <w:marRight w:val="0"/>
      <w:marTop w:val="0"/>
      <w:marBottom w:val="0"/>
      <w:divBdr>
        <w:top w:val="none" w:sz="0" w:space="0" w:color="auto"/>
        <w:left w:val="none" w:sz="0" w:space="0" w:color="auto"/>
        <w:bottom w:val="none" w:sz="0" w:space="0" w:color="auto"/>
        <w:right w:val="none" w:sz="0" w:space="0" w:color="auto"/>
      </w:divBdr>
    </w:div>
    <w:div w:id="2043554730">
      <w:bodyDiv w:val="1"/>
      <w:marLeft w:val="0"/>
      <w:marRight w:val="0"/>
      <w:marTop w:val="0"/>
      <w:marBottom w:val="0"/>
      <w:divBdr>
        <w:top w:val="none" w:sz="0" w:space="0" w:color="auto"/>
        <w:left w:val="none" w:sz="0" w:space="0" w:color="auto"/>
        <w:bottom w:val="none" w:sz="0" w:space="0" w:color="auto"/>
        <w:right w:val="none" w:sz="0" w:space="0" w:color="auto"/>
      </w:divBdr>
      <w:divsChild>
        <w:div w:id="205341607">
          <w:marLeft w:val="0"/>
          <w:marRight w:val="0"/>
          <w:marTop w:val="0"/>
          <w:marBottom w:val="0"/>
          <w:divBdr>
            <w:top w:val="none" w:sz="0" w:space="0" w:color="auto"/>
            <w:left w:val="none" w:sz="0" w:space="0" w:color="auto"/>
            <w:bottom w:val="none" w:sz="0" w:space="0" w:color="auto"/>
            <w:right w:val="none" w:sz="0" w:space="0" w:color="auto"/>
          </w:divBdr>
          <w:divsChild>
            <w:div w:id="318072970">
              <w:marLeft w:val="301"/>
              <w:marRight w:val="0"/>
              <w:marTop w:val="313"/>
              <w:marBottom w:val="0"/>
              <w:divBdr>
                <w:top w:val="none" w:sz="0" w:space="0" w:color="auto"/>
                <w:left w:val="none" w:sz="0" w:space="0" w:color="auto"/>
                <w:bottom w:val="none" w:sz="0" w:space="0" w:color="auto"/>
                <w:right w:val="none" w:sz="0" w:space="0" w:color="auto"/>
              </w:divBdr>
            </w:div>
          </w:divsChild>
        </w:div>
      </w:divsChild>
    </w:div>
    <w:div w:id="2082018174">
      <w:bodyDiv w:val="1"/>
      <w:marLeft w:val="0"/>
      <w:marRight w:val="0"/>
      <w:marTop w:val="0"/>
      <w:marBottom w:val="0"/>
      <w:divBdr>
        <w:top w:val="none" w:sz="0" w:space="0" w:color="auto"/>
        <w:left w:val="none" w:sz="0" w:space="0" w:color="auto"/>
        <w:bottom w:val="none" w:sz="0" w:space="0" w:color="auto"/>
        <w:right w:val="none" w:sz="0" w:space="0" w:color="auto"/>
      </w:divBdr>
    </w:div>
    <w:div w:id="2092309730">
      <w:bodyDiv w:val="1"/>
      <w:marLeft w:val="0"/>
      <w:marRight w:val="0"/>
      <w:marTop w:val="0"/>
      <w:marBottom w:val="0"/>
      <w:divBdr>
        <w:top w:val="none" w:sz="0" w:space="0" w:color="auto"/>
        <w:left w:val="none" w:sz="0" w:space="0" w:color="auto"/>
        <w:bottom w:val="none" w:sz="0" w:space="0" w:color="auto"/>
        <w:right w:val="none" w:sz="0" w:space="0" w:color="auto"/>
      </w:divBdr>
    </w:div>
    <w:div w:id="2135325548">
      <w:bodyDiv w:val="1"/>
      <w:marLeft w:val="0"/>
      <w:marRight w:val="0"/>
      <w:marTop w:val="0"/>
      <w:marBottom w:val="0"/>
      <w:divBdr>
        <w:top w:val="none" w:sz="0" w:space="0" w:color="auto"/>
        <w:left w:val="none" w:sz="0" w:space="0" w:color="auto"/>
        <w:bottom w:val="none" w:sz="0" w:space="0" w:color="auto"/>
        <w:right w:val="none" w:sz="0" w:space="0" w:color="auto"/>
      </w:divBdr>
      <w:divsChild>
        <w:div w:id="1421558548">
          <w:marLeft w:val="0"/>
          <w:marRight w:val="0"/>
          <w:marTop w:val="0"/>
          <w:marBottom w:val="0"/>
          <w:divBdr>
            <w:top w:val="none" w:sz="0" w:space="0" w:color="auto"/>
            <w:left w:val="none" w:sz="0" w:space="0" w:color="auto"/>
            <w:bottom w:val="none" w:sz="0" w:space="0" w:color="auto"/>
            <w:right w:val="none" w:sz="0" w:space="0" w:color="auto"/>
          </w:divBdr>
          <w:divsChild>
            <w:div w:id="293680070">
              <w:marLeft w:val="4383"/>
              <w:marRight w:val="0"/>
              <w:marTop w:val="939"/>
              <w:marBottom w:val="1916"/>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jnndev.jnn.local:8080/web/lwns-home/home" TargetMode="External"/><Relationship Id="rId13" Type="http://schemas.openxmlformats.org/officeDocument/2006/relationships/image" Target="media/image3.png"/><Relationship Id="rId18" Type="http://schemas.openxmlformats.org/officeDocument/2006/relationships/image" Target="media/image8.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192.168.252.60/Curriculum-Development/Curriculum/ReferenceMaterial/FieldManuals/FM0071.pdf"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jnndev.jnn.local:8080/web/lwns-home/home" TargetMode="Externa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65240\Desktop\25U%20Classes\Examples\TEMPLATE%20-%20Lesson%20Title,%20%20Lesson%20Plan%20(12-5-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B2DFE6-5BAA-4EC8-835B-E954B1C5B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 Lesson Title,  Lesson Plan (12-5-14).dotx</Template>
  <TotalTime>1</TotalTime>
  <Pages>16</Pages>
  <Words>7076</Words>
  <Characters>40334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XXXX - Title - Lesson Plan</vt:lpstr>
    </vt:vector>
  </TitlesOfParts>
  <Company>General Dynamics C4 Systems</Company>
  <LinksUpToDate>false</LinksUpToDate>
  <CharactersWithSpaces>47316</CharactersWithSpaces>
  <SharedDoc>false</SharedDoc>
  <HLinks>
    <vt:vector size="90" baseType="variant">
      <vt:variant>
        <vt:i4>4653090</vt:i4>
      </vt:variant>
      <vt:variant>
        <vt:i4>42</vt:i4>
      </vt:variant>
      <vt:variant>
        <vt:i4>0</vt:i4>
      </vt:variant>
      <vt:variant>
        <vt:i4>5</vt:i4>
      </vt:variant>
      <vt:variant>
        <vt:lpwstr>http://jnndev.jnn.local:8080/web/sccc/inc-2-nm-tools</vt:lpwstr>
      </vt:variant>
      <vt:variant>
        <vt:lpwstr>NOSC_Diagram</vt:lpwstr>
      </vt:variant>
      <vt:variant>
        <vt:i4>4390993</vt:i4>
      </vt:variant>
      <vt:variant>
        <vt:i4>39</vt:i4>
      </vt:variant>
      <vt:variant>
        <vt:i4>0</vt:i4>
      </vt:variant>
      <vt:variant>
        <vt:i4>5</vt:i4>
      </vt:variant>
      <vt:variant>
        <vt:lpwstr>http://jnnwinstor2.jnn.local:3128/Curriculum-Development/Curriculum/InformationSheets/pdf/IS0027a.pdf</vt:lpwstr>
      </vt:variant>
      <vt:variant>
        <vt:lpwstr/>
      </vt:variant>
      <vt:variant>
        <vt:i4>5308428</vt:i4>
      </vt:variant>
      <vt:variant>
        <vt:i4>36</vt:i4>
      </vt:variant>
      <vt:variant>
        <vt:i4>0</vt:i4>
      </vt:variant>
      <vt:variant>
        <vt:i4>5</vt:i4>
      </vt:variant>
      <vt:variant>
        <vt:lpwstr>http://jnndev.jnn.local:8080/web/sccc/inc-1-nm-tools</vt:lpwstr>
      </vt:variant>
      <vt:variant>
        <vt:lpwstr/>
      </vt:variant>
      <vt:variant>
        <vt:i4>6881328</vt:i4>
      </vt:variant>
      <vt:variant>
        <vt:i4>33</vt:i4>
      </vt:variant>
      <vt:variant>
        <vt:i4>0</vt:i4>
      </vt:variant>
      <vt:variant>
        <vt:i4>5</vt:i4>
      </vt:variant>
      <vt:variant>
        <vt:lpwstr>http://jnnwinstor2.jnn.local:3128/Curriculum-Development/Curriculum/ReferenceMaterial/TechnicalManuals/TM00020.pdf</vt:lpwstr>
      </vt:variant>
      <vt:variant>
        <vt:lpwstr/>
      </vt:variant>
      <vt:variant>
        <vt:i4>5308428</vt:i4>
      </vt:variant>
      <vt:variant>
        <vt:i4>30</vt:i4>
      </vt:variant>
      <vt:variant>
        <vt:i4>0</vt:i4>
      </vt:variant>
      <vt:variant>
        <vt:i4>5</vt:i4>
      </vt:variant>
      <vt:variant>
        <vt:lpwstr>http://jnndev.jnn.local:8080/web/sccc/inc-1-nm-tools</vt:lpwstr>
      </vt:variant>
      <vt:variant>
        <vt:lpwstr/>
      </vt:variant>
      <vt:variant>
        <vt:i4>6881329</vt:i4>
      </vt:variant>
      <vt:variant>
        <vt:i4>27</vt:i4>
      </vt:variant>
      <vt:variant>
        <vt:i4>0</vt:i4>
      </vt:variant>
      <vt:variant>
        <vt:i4>5</vt:i4>
      </vt:variant>
      <vt:variant>
        <vt:lpwstr>http://jnnwinstor2.jnn.local:3128/Curriculum-Development/Curriculum/ReferenceMaterial/TechnicalManuals/TM00030.pdf</vt:lpwstr>
      </vt:variant>
      <vt:variant>
        <vt:lpwstr/>
      </vt:variant>
      <vt:variant>
        <vt:i4>5308428</vt:i4>
      </vt:variant>
      <vt:variant>
        <vt:i4>24</vt:i4>
      </vt:variant>
      <vt:variant>
        <vt:i4>0</vt:i4>
      </vt:variant>
      <vt:variant>
        <vt:i4>5</vt:i4>
      </vt:variant>
      <vt:variant>
        <vt:lpwstr>http://jnndev.jnn.local:8080/web/sccc/inc-1-nm-tools</vt:lpwstr>
      </vt:variant>
      <vt:variant>
        <vt:lpwstr/>
      </vt:variant>
      <vt:variant>
        <vt:i4>6881329</vt:i4>
      </vt:variant>
      <vt:variant>
        <vt:i4>21</vt:i4>
      </vt:variant>
      <vt:variant>
        <vt:i4>0</vt:i4>
      </vt:variant>
      <vt:variant>
        <vt:i4>5</vt:i4>
      </vt:variant>
      <vt:variant>
        <vt:lpwstr>http://jnnwinstor2.jnn.local:3128/Curriculum-Development/Curriculum/ReferenceMaterial/TechnicalManuals/TM00030.pdf</vt:lpwstr>
      </vt:variant>
      <vt:variant>
        <vt:lpwstr/>
      </vt:variant>
      <vt:variant>
        <vt:i4>4390993</vt:i4>
      </vt:variant>
      <vt:variant>
        <vt:i4>18</vt:i4>
      </vt:variant>
      <vt:variant>
        <vt:i4>0</vt:i4>
      </vt:variant>
      <vt:variant>
        <vt:i4>5</vt:i4>
      </vt:variant>
      <vt:variant>
        <vt:lpwstr>http://jnnwinstor2.jnn.local:3128/Curriculum-Development/Curriculum/InformationSheets/pdf/IS0027a.pdf</vt:lpwstr>
      </vt:variant>
      <vt:variant>
        <vt:lpwstr/>
      </vt:variant>
      <vt:variant>
        <vt:i4>6881329</vt:i4>
      </vt:variant>
      <vt:variant>
        <vt:i4>15</vt:i4>
      </vt:variant>
      <vt:variant>
        <vt:i4>0</vt:i4>
      </vt:variant>
      <vt:variant>
        <vt:i4>5</vt:i4>
      </vt:variant>
      <vt:variant>
        <vt:lpwstr>http://jnnwinstor2.jnn.local:3128/Curriculum-Development/Curriculum/ReferenceMaterial/TechnicalManuals/TM00030.pdf</vt:lpwstr>
      </vt:variant>
      <vt:variant>
        <vt:lpwstr/>
      </vt:variant>
      <vt:variant>
        <vt:i4>2359359</vt:i4>
      </vt:variant>
      <vt:variant>
        <vt:i4>12</vt:i4>
      </vt:variant>
      <vt:variant>
        <vt:i4>0</vt:i4>
      </vt:variant>
      <vt:variant>
        <vt:i4>5</vt:i4>
      </vt:variant>
      <vt:variant>
        <vt:lpwstr>http://jnndev.jnn.local:8080/web/sccc/module-a</vt:lpwstr>
      </vt:variant>
      <vt:variant>
        <vt:lpwstr/>
      </vt:variant>
      <vt:variant>
        <vt:i4>2359359</vt:i4>
      </vt:variant>
      <vt:variant>
        <vt:i4>9</vt:i4>
      </vt:variant>
      <vt:variant>
        <vt:i4>0</vt:i4>
      </vt:variant>
      <vt:variant>
        <vt:i4>5</vt:i4>
      </vt:variant>
      <vt:variant>
        <vt:lpwstr>http://jnndev.jnn.local:8080/web/sccc/module-a</vt:lpwstr>
      </vt:variant>
      <vt:variant>
        <vt:lpwstr/>
      </vt:variant>
      <vt:variant>
        <vt:i4>1507354</vt:i4>
      </vt:variant>
      <vt:variant>
        <vt:i4>6</vt:i4>
      </vt:variant>
      <vt:variant>
        <vt:i4>0</vt:i4>
      </vt:variant>
      <vt:variant>
        <vt:i4>5</vt:i4>
      </vt:variant>
      <vt:variant>
        <vt:lpwstr>http://jnndev.jnn.local:8080/web/sccc/lesson-a04</vt:lpwstr>
      </vt:variant>
      <vt:variant>
        <vt:lpwstr/>
      </vt:variant>
      <vt:variant>
        <vt:i4>2359359</vt:i4>
      </vt:variant>
      <vt:variant>
        <vt:i4>3</vt:i4>
      </vt:variant>
      <vt:variant>
        <vt:i4>0</vt:i4>
      </vt:variant>
      <vt:variant>
        <vt:i4>5</vt:i4>
      </vt:variant>
      <vt:variant>
        <vt:lpwstr>http://jnndev.jnn.local:8080/web/sccc/module-a</vt:lpwstr>
      </vt:variant>
      <vt:variant>
        <vt:lpwstr/>
      </vt:variant>
      <vt:variant>
        <vt:i4>2359359</vt:i4>
      </vt:variant>
      <vt:variant>
        <vt:i4>0</vt:i4>
      </vt:variant>
      <vt:variant>
        <vt:i4>0</vt:i4>
      </vt:variant>
      <vt:variant>
        <vt:i4>5</vt:i4>
      </vt:variant>
      <vt:variant>
        <vt:lpwstr>http://jnndev.jnn.local:8080/web/sccc/module-a</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XXXX - Title - Lesson Plan</dc:title>
  <dc:subject>Lesson Plan</dc:subject>
  <dc:creator>GDC4S PC</dc:creator>
  <cp:keywords>Lesson Plan</cp:keywords>
  <cp:lastModifiedBy>GDC4S PC</cp:lastModifiedBy>
  <cp:revision>2</cp:revision>
  <cp:lastPrinted>2006-10-04T18:04:00Z</cp:lastPrinted>
  <dcterms:created xsi:type="dcterms:W3CDTF">2014-12-18T17:09:00Z</dcterms:created>
  <dcterms:modified xsi:type="dcterms:W3CDTF">2014-12-18T17:09:00Z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